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17" w:rsidRPr="00C81C03" w:rsidRDefault="00C15F17" w:rsidP="00C15F17">
      <w:pPr>
        <w:pStyle w:val="Authors"/>
        <w:rPr>
          <w:b/>
          <w:bCs/>
          <w:kern w:val="28"/>
          <w:sz w:val="40"/>
        </w:rPr>
      </w:pPr>
      <w:proofErr w:type="spellStart"/>
      <w:r w:rsidRPr="00C81C03">
        <w:rPr>
          <w:b/>
          <w:bCs/>
          <w:kern w:val="28"/>
          <w:sz w:val="40"/>
        </w:rPr>
        <w:t>RoboRocket</w:t>
      </w:r>
      <w:proofErr w:type="spellEnd"/>
      <w:r w:rsidRPr="00C81C03">
        <w:rPr>
          <w:b/>
          <w:bCs/>
          <w:kern w:val="28"/>
          <w:sz w:val="40"/>
        </w:rPr>
        <w:t xml:space="preserve">: </w:t>
      </w:r>
      <w:proofErr w:type="gramStart"/>
      <w:r w:rsidRPr="00C81C03">
        <w:rPr>
          <w:b/>
          <w:bCs/>
          <w:kern w:val="28"/>
          <w:sz w:val="40"/>
        </w:rPr>
        <w:t>A  Framework</w:t>
      </w:r>
      <w:proofErr w:type="gramEnd"/>
      <w:r w:rsidRPr="00C81C03">
        <w:rPr>
          <w:b/>
          <w:bCs/>
          <w:kern w:val="28"/>
          <w:sz w:val="40"/>
        </w:rPr>
        <w:t xml:space="preserve"> for Collecting and Analyzing data for ADHD Assessment</w:t>
      </w:r>
    </w:p>
    <w:p w:rsidR="00C15F17" w:rsidRPr="00C81C03" w:rsidRDefault="00C15F17" w:rsidP="00C15F17">
      <w:pPr>
        <w:pStyle w:val="Authors"/>
      </w:pPr>
    </w:p>
    <w:tbl>
      <w:tblPr>
        <w:tblW w:w="0" w:type="auto"/>
        <w:tblInd w:w="108" w:type="dxa"/>
        <w:tblLayout w:type="fixed"/>
        <w:tblLook w:val="0000" w:firstRow="0" w:lastRow="0" w:firstColumn="0" w:lastColumn="0" w:noHBand="0" w:noVBand="0"/>
      </w:tblPr>
      <w:tblGrid>
        <w:gridCol w:w="9900"/>
      </w:tblGrid>
      <w:tr w:rsidR="00C15F17" w:rsidRPr="00C81C03" w:rsidTr="00FB5AD6">
        <w:trPr>
          <w:cantSplit/>
          <w:tblHeader/>
        </w:trPr>
        <w:tc>
          <w:tcPr>
            <w:tcW w:w="9900" w:type="dxa"/>
          </w:tcPr>
          <w:p w:rsidR="00C15F17" w:rsidRPr="00C81C03" w:rsidRDefault="00C15F17" w:rsidP="00FB5AD6">
            <w:pPr>
              <w:pStyle w:val="Authors"/>
              <w:rPr>
                <w:b/>
                <w:bCs/>
              </w:rPr>
            </w:pPr>
            <w:proofErr w:type="spellStart"/>
            <w:r w:rsidRPr="00C81C03">
              <w:rPr>
                <w:b/>
                <w:bCs/>
              </w:rPr>
              <w:t>Hesham</w:t>
            </w:r>
            <w:proofErr w:type="spellEnd"/>
            <w:r w:rsidRPr="00C81C03">
              <w:rPr>
                <w:b/>
                <w:bCs/>
              </w:rPr>
              <w:t xml:space="preserve"> Salman, Jon Kissinger, Sean Mead</w:t>
            </w:r>
            <w:r w:rsidR="00961039">
              <w:rPr>
                <w:b/>
                <w:bCs/>
              </w:rPr>
              <w:t>,</w:t>
            </w:r>
            <w:r w:rsidR="00961039" w:rsidRPr="00C81C03">
              <w:rPr>
                <w:b/>
                <w:bCs/>
              </w:rPr>
              <w:t xml:space="preserve"> </w:t>
            </w:r>
            <w:r w:rsidR="00B96CBA">
              <w:rPr>
                <w:b/>
                <w:bCs/>
              </w:rPr>
              <w:t>Troy Johnson</w:t>
            </w:r>
          </w:p>
          <w:p w:rsidR="00C15F17" w:rsidRPr="00C81C03" w:rsidRDefault="00C15F17" w:rsidP="00FB5AD6">
            <w:pPr>
              <w:pStyle w:val="Authors"/>
              <w:rPr>
                <w:b/>
                <w:bCs/>
              </w:rPr>
            </w:pPr>
            <w:r w:rsidRPr="00C81C03">
              <w:rPr>
                <w:bCs/>
              </w:rPr>
              <w:t xml:space="preserve">Department of Computer Science, Central Michigan University, Mt </w:t>
            </w:r>
            <w:proofErr w:type="spellStart"/>
            <w:r w:rsidRPr="00C81C03">
              <w:rPr>
                <w:bCs/>
              </w:rPr>
              <w:t>Pleasant,USA</w:t>
            </w:r>
            <w:proofErr w:type="spellEnd"/>
          </w:p>
          <w:p w:rsidR="00C15F17" w:rsidRPr="00C81C03" w:rsidRDefault="00C15F17" w:rsidP="00FB5AD6">
            <w:pPr>
              <w:rPr>
                <w:sz w:val="22"/>
                <w:lang w:val="en-US"/>
              </w:rPr>
            </w:pPr>
          </w:p>
          <w:p w:rsidR="00C15F17" w:rsidRPr="00C81C03" w:rsidRDefault="00C15F17" w:rsidP="00FB5AD6">
            <w:pPr>
              <w:rPr>
                <w:sz w:val="22"/>
                <w:lang w:val="en-US"/>
              </w:rPr>
            </w:pPr>
          </w:p>
        </w:tc>
      </w:tr>
    </w:tbl>
    <w:p w:rsidR="00C15F17" w:rsidRPr="00C81C03" w:rsidRDefault="00C15F17" w:rsidP="00C15F17">
      <w:pPr>
        <w:ind w:right="51"/>
        <w:rPr>
          <w:b/>
          <w:lang w:val="en-US"/>
        </w:rPr>
        <w:sectPr w:rsidR="00C15F17" w:rsidRPr="00C81C03">
          <w:pgSz w:w="12240" w:h="15840" w:code="1"/>
          <w:pgMar w:top="1160" w:right="1152" w:bottom="1160" w:left="1152" w:header="0" w:footer="0" w:gutter="0"/>
          <w:cols w:space="227"/>
        </w:sectPr>
      </w:pPr>
    </w:p>
    <w:p w:rsidR="00C15F17" w:rsidRPr="00C81C03" w:rsidRDefault="00C15F17" w:rsidP="00C15F17">
      <w:pPr>
        <w:pStyle w:val="Abstract"/>
        <w:ind w:right="-24"/>
        <w:rPr>
          <w:sz w:val="22"/>
          <w:szCs w:val="22"/>
        </w:rPr>
      </w:pPr>
      <w:r w:rsidRPr="00C81C03">
        <w:rPr>
          <w:b/>
          <w:i w:val="0"/>
          <w:sz w:val="22"/>
          <w:szCs w:val="22"/>
        </w:rPr>
        <w:lastRenderedPageBreak/>
        <w:t>Abstract</w:t>
      </w:r>
      <w:r w:rsidRPr="00C81C03">
        <w:rPr>
          <w:b/>
          <w:sz w:val="22"/>
          <w:szCs w:val="22"/>
        </w:rPr>
        <w:t xml:space="preserve"> -</w:t>
      </w:r>
      <w:r w:rsidRPr="00C81C03">
        <w:rPr>
          <w:sz w:val="22"/>
          <w:szCs w:val="22"/>
        </w:rPr>
        <w:t xml:space="preserve"> Studies have recently shown that attention deficit disorders may affect upwards of 5% of the population. In recent years, mobile games have also become extremely popular due to the increasing ubiquity of smart phones. By exploiting this trend of mobile game popularity, we hope to create new tools to measure the symptoms of ADHD in the form of a mobile game. In this paper, we explore the results of creating a mobile game application that is capable of testing response time, distractibility, and mobile application preference in users with and without ADHD. We </w:t>
      </w:r>
      <w:r w:rsidR="005B33AA">
        <w:rPr>
          <w:sz w:val="22"/>
          <w:szCs w:val="22"/>
        </w:rPr>
        <w:t xml:space="preserve">initially </w:t>
      </w:r>
      <w:r w:rsidRPr="00C81C03">
        <w:rPr>
          <w:sz w:val="22"/>
          <w:szCs w:val="22"/>
        </w:rPr>
        <w:t>gather basic information about the user through a survey the user is asked to fill out</w:t>
      </w:r>
      <w:r w:rsidR="005B33AA">
        <w:rPr>
          <w:sz w:val="22"/>
          <w:szCs w:val="22"/>
        </w:rPr>
        <w:t xml:space="preserve"> </w:t>
      </w:r>
      <w:r w:rsidR="00484869">
        <w:rPr>
          <w:sz w:val="22"/>
          <w:szCs w:val="22"/>
        </w:rPr>
        <w:t>once prior to</w:t>
      </w:r>
      <w:r w:rsidRPr="00C81C03">
        <w:rPr>
          <w:sz w:val="22"/>
          <w:szCs w:val="22"/>
        </w:rPr>
        <w:t xml:space="preserve"> </w:t>
      </w:r>
      <w:r w:rsidR="00484869">
        <w:rPr>
          <w:sz w:val="22"/>
          <w:szCs w:val="22"/>
        </w:rPr>
        <w:t xml:space="preserve">playing </w:t>
      </w:r>
      <w:r w:rsidRPr="00C81C03">
        <w:rPr>
          <w:sz w:val="22"/>
          <w:szCs w:val="22"/>
        </w:rPr>
        <w:t xml:space="preserve">the game. We predict that users who have been diagnosed with ADHD type disorders will have a higher variability in reaction times, higher distractibility, and will also prefer mobile applications that do not focus on their reaction times as a measure of success. Previous studies have indicated that the inhibitory abilities of children with ADHD </w:t>
      </w:r>
      <w:r w:rsidR="00484869">
        <w:rPr>
          <w:sz w:val="22"/>
          <w:szCs w:val="22"/>
        </w:rPr>
        <w:t>have the potential to be</w:t>
      </w:r>
      <w:r w:rsidRPr="00C81C03">
        <w:rPr>
          <w:sz w:val="22"/>
          <w:szCs w:val="22"/>
        </w:rPr>
        <w:t xml:space="preserve"> normalized when playing video games. </w:t>
      </w:r>
      <w:r w:rsidR="00484869">
        <w:rPr>
          <w:sz w:val="22"/>
          <w:szCs w:val="22"/>
        </w:rPr>
        <w:t>This challenge means we will need sufficient data to offset any normalization</w:t>
      </w:r>
      <w:r w:rsidRPr="00C81C03">
        <w:rPr>
          <w:sz w:val="22"/>
          <w:szCs w:val="22"/>
        </w:rPr>
        <w:t>. 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Pr>
          <w:sz w:val="22"/>
          <w:szCs w:val="22"/>
        </w:rPr>
        <w:t xml:space="preserve">  This application is a work in progress, pending IRB approval, and intended to be a proof of concept.</w:t>
      </w:r>
    </w:p>
    <w:p w:rsidR="00C15F17" w:rsidRPr="00C81C03" w:rsidRDefault="00C15F17" w:rsidP="00C15F17">
      <w:pPr>
        <w:pStyle w:val="Keywords"/>
        <w:rPr>
          <w:sz w:val="2"/>
        </w:rPr>
      </w:pPr>
      <w:r w:rsidRPr="00C81C03">
        <w:rPr>
          <w:b/>
        </w:rPr>
        <w:t>Keywords:</w:t>
      </w:r>
      <w:r w:rsidRPr="00C81C03">
        <w:t xml:space="preserve"> </w:t>
      </w:r>
      <w:r w:rsidR="004D0401">
        <w:t>Mobile, ADHD</w:t>
      </w:r>
    </w:p>
    <w:p w:rsidR="00C15F17" w:rsidRPr="00C81C03" w:rsidRDefault="00C15F17" w:rsidP="00C15F17">
      <w:pPr>
        <w:pStyle w:val="Keywords"/>
        <w:rPr>
          <w:sz w:val="2"/>
        </w:rPr>
      </w:pPr>
    </w:p>
    <w:p w:rsidR="00C15F17" w:rsidRPr="00C81C03" w:rsidRDefault="00C15F17" w:rsidP="00C15F17">
      <w:pPr>
        <w:pStyle w:val="Heading1"/>
        <w:rPr>
          <w:lang w:val="en-US"/>
        </w:rPr>
      </w:pPr>
      <w:r w:rsidRPr="00C81C03">
        <w:rPr>
          <w:lang w:val="en-US"/>
        </w:rPr>
        <w:t>Introduction</w:t>
      </w:r>
    </w:p>
    <w:p w:rsidR="00C15F17" w:rsidRPr="00C81C03" w:rsidRDefault="00C15F17" w:rsidP="00C15F17">
      <w:pPr>
        <w:pStyle w:val="BodyText"/>
        <w:rPr>
          <w:sz w:val="22"/>
          <w:szCs w:val="22"/>
        </w:rPr>
      </w:pPr>
      <w:r w:rsidRPr="00C81C03">
        <w:t xml:space="preserve"> </w:t>
      </w:r>
      <w:r w:rsidRPr="00C81C03">
        <w:tab/>
      </w:r>
      <w:r w:rsidRPr="00C81C03">
        <w:rPr>
          <w:sz w:val="22"/>
          <w:szCs w:val="22"/>
        </w:rPr>
        <w:t>With the recent explosion in the ubiquity of mobile devices and t</w:t>
      </w:r>
      <w:bookmarkStart w:id="0" w:name="_GoBack"/>
      <w:bookmarkEnd w:id="0"/>
      <w:r w:rsidRPr="00C81C03">
        <w:rPr>
          <w:sz w:val="22"/>
          <w:szCs w:val="22"/>
        </w:rPr>
        <w:t xml:space="preserve">he mobile games that often accompany these mobile devices, a great opportunity is presented to researchers for reaching a large scale, geographically widespread demographic through </w:t>
      </w:r>
      <w:r w:rsidR="005B33AA">
        <w:rPr>
          <w:sz w:val="22"/>
          <w:szCs w:val="22"/>
        </w:rPr>
        <w:t xml:space="preserve">the </w:t>
      </w:r>
      <w:r w:rsidRPr="00C81C03">
        <w:rPr>
          <w:sz w:val="22"/>
          <w:szCs w:val="22"/>
        </w:rPr>
        <w:t xml:space="preserve">usage of mobile applications, especially for those limited by their local geographic location. Studies have shown that attention deficit disorders affects upwards of 5% of the population and unfortunately, most people have to make a trip to the doctor's office to have their symptoms </w:t>
      </w:r>
      <w:r w:rsidRPr="00C81C03">
        <w:rPr>
          <w:sz w:val="22"/>
          <w:szCs w:val="22"/>
        </w:rPr>
        <w:lastRenderedPageBreak/>
        <w:t>measured and</w:t>
      </w:r>
      <w:r w:rsidR="00875FB1">
        <w:rPr>
          <w:sz w:val="22"/>
          <w:szCs w:val="22"/>
        </w:rPr>
        <w:t xml:space="preserve"> to</w:t>
      </w:r>
      <w:r w:rsidRPr="00C81C03">
        <w:rPr>
          <w:sz w:val="22"/>
          <w:szCs w:val="22"/>
        </w:rPr>
        <w:t xml:space="preserve"> have an official diagnosis made on whether or not they may have </w:t>
      </w:r>
      <w:r w:rsidR="00875FB1">
        <w:rPr>
          <w:sz w:val="22"/>
          <w:szCs w:val="22"/>
        </w:rPr>
        <w:t xml:space="preserve">some form of </w:t>
      </w:r>
      <w:r w:rsidRPr="00C81C03">
        <w:rPr>
          <w:sz w:val="22"/>
          <w:szCs w:val="22"/>
        </w:rPr>
        <w:t>ADHD.</w:t>
      </w:r>
    </w:p>
    <w:p w:rsidR="00C15F17" w:rsidRPr="00C81C03" w:rsidRDefault="00C15F17" w:rsidP="00C15F17">
      <w:pPr>
        <w:pStyle w:val="BodyText"/>
        <w:rPr>
          <w:sz w:val="22"/>
          <w:szCs w:val="22"/>
        </w:rPr>
      </w:pPr>
      <w:r w:rsidRPr="00C81C03">
        <w:tab/>
      </w:r>
      <w:r w:rsidRPr="00C81C03">
        <w:rPr>
          <w:sz w:val="22"/>
          <w:szCs w:val="22"/>
        </w:rPr>
        <w:t>We propose the development of a mobile application that can help collect data about users to help quantify the response time characteristics that may often accompany a person with ADHD. The mobile application would first survey the user about things such as their age, gender, ADHD diagnosis, if they're medicated for ADHD, and other basic questions. Once the user is done filling out the survey, the user is allowed the play the game. The game will record the response time characteristics of the user as they are playing and upload the response time data to a remote server once the user is done playing</w:t>
      </w:r>
      <w:r w:rsidR="00C27645">
        <w:rPr>
          <w:sz w:val="22"/>
          <w:szCs w:val="22"/>
        </w:rPr>
        <w:t xml:space="preserve"> the game</w:t>
      </w:r>
      <w:r w:rsidRPr="00C81C03">
        <w:rPr>
          <w:sz w:val="22"/>
          <w:szCs w:val="22"/>
        </w:rPr>
        <w:t xml:space="preserve">. From there, data mining is performed on the user's response time data to see if </w:t>
      </w:r>
      <w:r w:rsidR="00E30783">
        <w:rPr>
          <w:sz w:val="22"/>
          <w:szCs w:val="22"/>
        </w:rPr>
        <w:t xml:space="preserve">there exists any strong </w:t>
      </w:r>
      <w:r w:rsidRPr="00C81C03">
        <w:rPr>
          <w:sz w:val="22"/>
          <w:szCs w:val="22"/>
        </w:rPr>
        <w:t>patterns</w:t>
      </w:r>
      <w:r w:rsidR="00C27645">
        <w:rPr>
          <w:sz w:val="22"/>
          <w:szCs w:val="22"/>
        </w:rPr>
        <w:t xml:space="preserve"> or if any relationships</w:t>
      </w:r>
      <w:r w:rsidRPr="00C81C03">
        <w:rPr>
          <w:sz w:val="22"/>
          <w:szCs w:val="22"/>
        </w:rPr>
        <w:t xml:space="preserve"> can be established</w:t>
      </w:r>
      <w:r w:rsidR="00E30783">
        <w:rPr>
          <w:sz w:val="22"/>
          <w:szCs w:val="22"/>
        </w:rPr>
        <w:t xml:space="preserve"> between the response time characteristics of someone who has some form of ADHD and someone of doesn’t have any form of ADHD</w:t>
      </w:r>
      <w:r w:rsidRPr="00C81C03">
        <w:rPr>
          <w:sz w:val="22"/>
          <w:szCs w:val="22"/>
        </w:rPr>
        <w:t xml:space="preserve">.  </w:t>
      </w:r>
      <w:r w:rsidR="00C27645">
        <w:rPr>
          <w:sz w:val="22"/>
          <w:szCs w:val="22"/>
        </w:rPr>
        <w:t>We developed a</w:t>
      </w:r>
      <w:r w:rsidRPr="00C81C03">
        <w:rPr>
          <w:sz w:val="22"/>
          <w:szCs w:val="22"/>
        </w:rPr>
        <w:t xml:space="preserve"> game </w:t>
      </w:r>
      <w:r w:rsidR="00C27645">
        <w:rPr>
          <w:sz w:val="22"/>
          <w:szCs w:val="22"/>
        </w:rPr>
        <w:t xml:space="preserve">in an attempt to keep the application </w:t>
      </w:r>
      <w:r w:rsidR="00E30783">
        <w:rPr>
          <w:sz w:val="22"/>
          <w:szCs w:val="22"/>
        </w:rPr>
        <w:t>entertaining</w:t>
      </w:r>
      <w:r w:rsidRPr="00C81C03">
        <w:rPr>
          <w:sz w:val="22"/>
          <w:szCs w:val="22"/>
        </w:rPr>
        <w:t xml:space="preserve"> and engaging to</w:t>
      </w:r>
      <w:r w:rsidR="00E30783">
        <w:rPr>
          <w:sz w:val="22"/>
          <w:szCs w:val="22"/>
        </w:rPr>
        <w:t xml:space="preserve"> help</w:t>
      </w:r>
      <w:r w:rsidRPr="00C81C03">
        <w:rPr>
          <w:sz w:val="22"/>
          <w:szCs w:val="22"/>
        </w:rPr>
        <w:t xml:space="preserve"> keep the user interested </w:t>
      </w:r>
      <w:r w:rsidR="00E30783">
        <w:rPr>
          <w:sz w:val="22"/>
          <w:szCs w:val="22"/>
        </w:rPr>
        <w:t xml:space="preserve">and motivated to keep playing. In this way, </w:t>
      </w:r>
      <w:r w:rsidRPr="00C81C03">
        <w:rPr>
          <w:sz w:val="22"/>
          <w:szCs w:val="22"/>
        </w:rPr>
        <w:t xml:space="preserve">hopefully we can collect as much data on </w:t>
      </w:r>
      <w:r w:rsidR="00C27645">
        <w:rPr>
          <w:sz w:val="22"/>
          <w:szCs w:val="22"/>
        </w:rPr>
        <w:t>a user’s</w:t>
      </w:r>
      <w:r w:rsidRPr="00C81C03">
        <w:rPr>
          <w:sz w:val="22"/>
          <w:szCs w:val="22"/>
        </w:rPr>
        <w:t xml:space="preserve"> response t</w:t>
      </w:r>
      <w:r w:rsidR="00E30783">
        <w:rPr>
          <w:sz w:val="22"/>
          <w:szCs w:val="22"/>
        </w:rPr>
        <w:t>ime characteristics as possible so that the patterns we establish have a strong statistical backing.</w:t>
      </w:r>
    </w:p>
    <w:p w:rsidR="00C15F17" w:rsidRPr="00C81C03" w:rsidRDefault="00C15F17" w:rsidP="00C15F17">
      <w:pPr>
        <w:pStyle w:val="BodyText"/>
        <w:rPr>
          <w:sz w:val="22"/>
          <w:szCs w:val="22"/>
        </w:rPr>
      </w:pPr>
      <w:r w:rsidRPr="00C81C03">
        <w:tab/>
      </w:r>
      <w:r w:rsidRPr="00C81C03">
        <w:rPr>
          <w:sz w:val="22"/>
          <w:szCs w:val="22"/>
        </w:rPr>
        <w:t xml:space="preserve">Our </w:t>
      </w:r>
      <w:r w:rsidR="00266DAC">
        <w:rPr>
          <w:sz w:val="22"/>
          <w:szCs w:val="22"/>
        </w:rPr>
        <w:t xml:space="preserve">mobile </w:t>
      </w:r>
      <w:r w:rsidRPr="00C81C03">
        <w:rPr>
          <w:sz w:val="22"/>
          <w:szCs w:val="22"/>
        </w:rPr>
        <w:t>game implementation will be a two-dimensional side scrolling game in which the user controls a character that moves from left to right across the screen.</w:t>
      </w:r>
      <w:r w:rsidR="0085798B">
        <w:rPr>
          <w:sz w:val="22"/>
          <w:szCs w:val="22"/>
        </w:rPr>
        <w:t xml:space="preserve"> </w:t>
      </w:r>
      <w:r w:rsidRPr="00C81C03">
        <w:rPr>
          <w:sz w:val="22"/>
          <w:szCs w:val="22"/>
        </w:rPr>
        <w:t xml:space="preserve"> As the user moves from left to right across the screen, they must </w:t>
      </w:r>
      <w:r w:rsidR="00266DAC">
        <w:rPr>
          <w:sz w:val="22"/>
          <w:szCs w:val="22"/>
        </w:rPr>
        <w:t xml:space="preserve">quickly react to </w:t>
      </w:r>
      <w:r w:rsidRPr="00C81C03">
        <w:rPr>
          <w:sz w:val="22"/>
          <w:szCs w:val="22"/>
        </w:rPr>
        <w:t xml:space="preserve">jump over obstacles that appear </w:t>
      </w:r>
      <w:r w:rsidR="00266DAC">
        <w:rPr>
          <w:sz w:val="22"/>
          <w:szCs w:val="22"/>
        </w:rPr>
        <w:t>on the screen</w:t>
      </w:r>
      <w:r w:rsidRPr="00C81C03">
        <w:rPr>
          <w:sz w:val="22"/>
          <w:szCs w:val="22"/>
        </w:rPr>
        <w:t xml:space="preserve">, this is where the recording of response times </w:t>
      </w:r>
      <w:r w:rsidR="00266DAC">
        <w:rPr>
          <w:sz w:val="22"/>
          <w:szCs w:val="22"/>
        </w:rPr>
        <w:t xml:space="preserve">for the user </w:t>
      </w:r>
      <w:r w:rsidRPr="00C81C03">
        <w:rPr>
          <w:sz w:val="22"/>
          <w:szCs w:val="22"/>
        </w:rPr>
        <w:t xml:space="preserve">comes into play. The time it takes for the user to tap the screen to make their character jump over the object, to the time </w:t>
      </w:r>
      <w:proofErr w:type="gramStart"/>
      <w:r w:rsidRPr="00C81C03">
        <w:rPr>
          <w:sz w:val="22"/>
          <w:szCs w:val="22"/>
        </w:rPr>
        <w:t>the</w:t>
      </w:r>
      <w:proofErr w:type="gramEnd"/>
      <w:r w:rsidRPr="00C81C03">
        <w:rPr>
          <w:sz w:val="22"/>
          <w:szCs w:val="22"/>
        </w:rPr>
        <w:t xml:space="preserve"> object first appears on </w:t>
      </w:r>
      <w:r w:rsidR="0085798B">
        <w:rPr>
          <w:sz w:val="22"/>
          <w:szCs w:val="22"/>
        </w:rPr>
        <w:t>screen, is the time that we</w:t>
      </w:r>
      <w:r w:rsidRPr="00C81C03">
        <w:rPr>
          <w:sz w:val="22"/>
          <w:szCs w:val="22"/>
        </w:rPr>
        <w:t xml:space="preserve"> use as a measure for reaction time</w:t>
      </w:r>
      <w:r w:rsidR="00C27645">
        <w:rPr>
          <w:sz w:val="22"/>
          <w:szCs w:val="22"/>
        </w:rPr>
        <w:t xml:space="preserve"> of the user</w:t>
      </w:r>
      <w:r w:rsidRPr="00C81C03">
        <w:rPr>
          <w:sz w:val="22"/>
          <w:szCs w:val="22"/>
        </w:rPr>
        <w:t xml:space="preserve">. Once the user is done playing, </w:t>
      </w:r>
      <w:r w:rsidR="0085798B">
        <w:rPr>
          <w:sz w:val="22"/>
          <w:szCs w:val="22"/>
        </w:rPr>
        <w:t>their response time data is</w:t>
      </w:r>
      <w:r w:rsidRPr="00C81C03">
        <w:rPr>
          <w:sz w:val="22"/>
          <w:szCs w:val="22"/>
        </w:rPr>
        <w:t xml:space="preserve"> uploaded to the server for further analysis. </w:t>
      </w:r>
    </w:p>
    <w:p w:rsidR="00C15F17" w:rsidRPr="00C81C03" w:rsidRDefault="00C15F17" w:rsidP="00C15F17">
      <w:pPr>
        <w:pStyle w:val="Heading1"/>
        <w:rPr>
          <w:lang w:val="en-US"/>
        </w:rPr>
      </w:pPr>
      <w:r w:rsidRPr="00C81C03">
        <w:rPr>
          <w:lang w:val="en-US"/>
        </w:rPr>
        <w:t>Related Work</w:t>
      </w:r>
    </w:p>
    <w:p w:rsidR="00C15F17" w:rsidRPr="00C81C03" w:rsidRDefault="00C15F17" w:rsidP="005A6A29">
      <w:pPr>
        <w:ind w:firstLine="173"/>
        <w:rPr>
          <w:sz w:val="22"/>
          <w:szCs w:val="22"/>
          <w:lang w:val="en-US"/>
        </w:rPr>
      </w:pPr>
      <w:r w:rsidRPr="00C81C03">
        <w:rPr>
          <w:sz w:val="22"/>
          <w:szCs w:val="22"/>
          <w:lang w:val="en-US"/>
        </w:rPr>
        <w:t xml:space="preserve">There have been many studies done recently that revolve around studying the connections between </w:t>
      </w:r>
      <w:r w:rsidRPr="00C81C03">
        <w:rPr>
          <w:sz w:val="22"/>
          <w:szCs w:val="22"/>
          <w:lang w:val="en-US"/>
        </w:rPr>
        <w:lastRenderedPageBreak/>
        <w:t xml:space="preserve">reaction time and ADHD such as in </w:t>
      </w:r>
      <w:r w:rsidR="009A003A" w:rsidRPr="00C81C03">
        <w:rPr>
          <w:sz w:val="22"/>
          <w:szCs w:val="22"/>
          <w:lang w:val="en-US"/>
        </w:rPr>
        <w:t>[1]</w:t>
      </w:r>
      <w:r w:rsidRPr="00C81C03">
        <w:rPr>
          <w:sz w:val="22"/>
          <w:szCs w:val="22"/>
          <w:lang w:val="en-US"/>
        </w:rPr>
        <w:t xml:space="preserve"> and </w:t>
      </w:r>
      <w:r w:rsidR="009A003A" w:rsidRPr="00C81C03">
        <w:rPr>
          <w:sz w:val="22"/>
          <w:szCs w:val="22"/>
          <w:lang w:val="en-US"/>
        </w:rPr>
        <w:t xml:space="preserve">[2]. </w:t>
      </w:r>
      <w:r w:rsidRPr="00C81C03">
        <w:rPr>
          <w:sz w:val="22"/>
          <w:szCs w:val="22"/>
          <w:lang w:val="en-US"/>
        </w:rPr>
        <w:t xml:space="preserve"> However, we have been unable to find any mobile applications that have been developed for the sole purpose of collecting data to help with ADHD diagnosis</w:t>
      </w:r>
      <w:r w:rsidR="0085798B">
        <w:rPr>
          <w:sz w:val="22"/>
          <w:szCs w:val="22"/>
          <w:lang w:val="en-US"/>
        </w:rPr>
        <w:t xml:space="preserve"> and</w:t>
      </w:r>
      <w:r w:rsidR="00C27645">
        <w:rPr>
          <w:sz w:val="22"/>
          <w:szCs w:val="22"/>
          <w:lang w:val="en-US"/>
        </w:rPr>
        <w:t xml:space="preserve"> help quantify the</w:t>
      </w:r>
      <w:r w:rsidR="0085798B">
        <w:rPr>
          <w:sz w:val="22"/>
          <w:szCs w:val="22"/>
          <w:lang w:val="en-US"/>
        </w:rPr>
        <w:t xml:space="preserve"> characteristics of somebody who may possibly have ADHD, but hasn’t been diagnosed yet</w:t>
      </w:r>
      <w:r w:rsidRPr="00C81C03">
        <w:rPr>
          <w:sz w:val="22"/>
          <w:szCs w:val="22"/>
          <w:lang w:val="en-US"/>
        </w:rPr>
        <w:t>.</w:t>
      </w:r>
      <w:r w:rsidR="005A6A29">
        <w:rPr>
          <w:sz w:val="22"/>
          <w:szCs w:val="22"/>
          <w:lang w:val="en-US"/>
        </w:rPr>
        <w:t xml:space="preserve"> </w:t>
      </w:r>
      <w:r w:rsidRPr="00C81C03">
        <w:rPr>
          <w:sz w:val="22"/>
          <w:szCs w:val="22"/>
          <w:lang w:val="en-US"/>
        </w:rPr>
        <w:t xml:space="preserve"> In </w:t>
      </w:r>
      <w:r w:rsidR="000D7B7E" w:rsidRPr="00C81C03">
        <w:rPr>
          <w:sz w:val="22"/>
          <w:szCs w:val="22"/>
          <w:lang w:val="en-US"/>
        </w:rPr>
        <w:t>[3]</w:t>
      </w:r>
      <w:r w:rsidR="00C27645">
        <w:rPr>
          <w:sz w:val="22"/>
          <w:szCs w:val="22"/>
          <w:lang w:val="en-US"/>
        </w:rPr>
        <w:t>,</w:t>
      </w:r>
      <w:r w:rsidRPr="00C81C03">
        <w:rPr>
          <w:sz w:val="22"/>
          <w:szCs w:val="22"/>
          <w:lang w:val="en-US"/>
        </w:rPr>
        <w:t xml:space="preserve"> the authors developed an adaptive intelligent game that help</w:t>
      </w:r>
      <w:r w:rsidR="00C27645">
        <w:rPr>
          <w:sz w:val="22"/>
          <w:szCs w:val="22"/>
          <w:lang w:val="en-US"/>
        </w:rPr>
        <w:t>s</w:t>
      </w:r>
      <w:r w:rsidRPr="00C81C03">
        <w:rPr>
          <w:sz w:val="22"/>
          <w:szCs w:val="22"/>
          <w:lang w:val="en-US"/>
        </w:rPr>
        <w:t xml:space="preserve"> diagnose ADHD with relative</w:t>
      </w:r>
      <w:r w:rsidR="00C27645">
        <w:rPr>
          <w:sz w:val="22"/>
          <w:szCs w:val="22"/>
          <w:lang w:val="en-US"/>
        </w:rPr>
        <w:t>ly good</w:t>
      </w:r>
      <w:r w:rsidRPr="00C81C03">
        <w:rPr>
          <w:sz w:val="22"/>
          <w:szCs w:val="22"/>
          <w:lang w:val="en-US"/>
        </w:rPr>
        <w:t xml:space="preserve"> a</w:t>
      </w:r>
      <w:r w:rsidR="005A6A29">
        <w:rPr>
          <w:sz w:val="22"/>
          <w:szCs w:val="22"/>
          <w:lang w:val="en-US"/>
        </w:rPr>
        <w:t xml:space="preserve">ccuracy. </w:t>
      </w:r>
      <w:r w:rsidR="004642F8">
        <w:rPr>
          <w:sz w:val="22"/>
          <w:szCs w:val="22"/>
          <w:lang w:val="en-US"/>
        </w:rPr>
        <w:t>However</w:t>
      </w:r>
      <w:r w:rsidR="005A6A29">
        <w:rPr>
          <w:sz w:val="22"/>
          <w:szCs w:val="22"/>
          <w:lang w:val="en-US"/>
        </w:rPr>
        <w:t>,</w:t>
      </w:r>
      <w:r w:rsidRPr="00C81C03">
        <w:rPr>
          <w:sz w:val="22"/>
          <w:szCs w:val="22"/>
          <w:lang w:val="en-US"/>
        </w:rPr>
        <w:t xml:space="preserve"> the game</w:t>
      </w:r>
      <w:r w:rsidR="00C27645">
        <w:rPr>
          <w:sz w:val="22"/>
          <w:szCs w:val="22"/>
          <w:lang w:val="en-US"/>
        </w:rPr>
        <w:t xml:space="preserve"> implementation</w:t>
      </w:r>
      <w:r w:rsidRPr="00C81C03">
        <w:rPr>
          <w:sz w:val="22"/>
          <w:szCs w:val="22"/>
          <w:lang w:val="en-US"/>
        </w:rPr>
        <w:t xml:space="preserve"> wasn't a mobile application</w:t>
      </w:r>
      <w:r w:rsidR="00C27645">
        <w:rPr>
          <w:sz w:val="22"/>
          <w:szCs w:val="22"/>
          <w:lang w:val="en-US"/>
        </w:rPr>
        <w:t xml:space="preserve">. We believe that </w:t>
      </w:r>
      <w:r w:rsidR="004642F8">
        <w:rPr>
          <w:sz w:val="22"/>
          <w:szCs w:val="22"/>
          <w:lang w:val="en-US"/>
        </w:rPr>
        <w:t>th</w:t>
      </w:r>
      <w:r w:rsidR="00C27645">
        <w:rPr>
          <w:sz w:val="22"/>
          <w:szCs w:val="22"/>
          <w:lang w:val="en-US"/>
        </w:rPr>
        <w:t xml:space="preserve">is </w:t>
      </w:r>
      <w:r w:rsidR="005A6A29">
        <w:rPr>
          <w:sz w:val="22"/>
          <w:szCs w:val="22"/>
          <w:lang w:val="en-US"/>
        </w:rPr>
        <w:t>potentially</w:t>
      </w:r>
      <w:r w:rsidR="000D7B7E" w:rsidRPr="00C81C03">
        <w:rPr>
          <w:sz w:val="22"/>
          <w:szCs w:val="22"/>
          <w:lang w:val="en-US"/>
        </w:rPr>
        <w:t xml:space="preserve"> limits the audience the researcher is able to reach</w:t>
      </w:r>
      <w:r w:rsidR="004642F8">
        <w:rPr>
          <w:sz w:val="22"/>
          <w:szCs w:val="22"/>
          <w:lang w:val="en-US"/>
        </w:rPr>
        <w:t xml:space="preserve"> by a lot. I</w:t>
      </w:r>
      <w:r w:rsidR="00C27645">
        <w:rPr>
          <w:sz w:val="22"/>
          <w:szCs w:val="22"/>
          <w:lang w:val="en-US"/>
        </w:rPr>
        <w:t>f they were to make their game mobile, then they would be able to reach a much larger audience</w:t>
      </w:r>
      <w:r w:rsidR="004642F8">
        <w:rPr>
          <w:sz w:val="22"/>
          <w:szCs w:val="22"/>
          <w:lang w:val="en-US"/>
        </w:rPr>
        <w:t xml:space="preserve"> and much more diverse pool of participants</w:t>
      </w:r>
      <w:r w:rsidRPr="00C81C03">
        <w:rPr>
          <w:sz w:val="22"/>
          <w:szCs w:val="22"/>
          <w:lang w:val="en-US"/>
        </w:rPr>
        <w:t>. Many studies have indicated that there is in fact a link between the reaction time of people with and without ADHD. Below, we will discuss the results of some of the studies that have been performed on reaction time and ADHD diagnosis and their implications.</w:t>
      </w:r>
    </w:p>
    <w:p w:rsidR="00BB1A19" w:rsidRPr="00C81C03" w:rsidRDefault="00BB1A19"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The authors in </w:t>
      </w:r>
      <w:r w:rsidR="00DD5BAA" w:rsidRPr="00C81C03">
        <w:rPr>
          <w:sz w:val="22"/>
          <w:szCs w:val="22"/>
          <w:lang w:val="en-US"/>
        </w:rPr>
        <w:t>[4]</w:t>
      </w:r>
      <w:r w:rsidRPr="00C81C03">
        <w:rPr>
          <w:sz w:val="22"/>
          <w:szCs w:val="22"/>
          <w:lang w:val="en-US"/>
        </w:rPr>
        <w:t xml:space="preserve"> created a co</w:t>
      </w:r>
      <w:r w:rsidR="004227BE" w:rsidRPr="00C81C03">
        <w:rPr>
          <w:sz w:val="22"/>
          <w:szCs w:val="22"/>
          <w:lang w:val="en-US"/>
        </w:rPr>
        <w:t>mputer game called Supermarket G</w:t>
      </w:r>
      <w:r w:rsidRPr="00C81C03">
        <w:rPr>
          <w:sz w:val="22"/>
          <w:szCs w:val="22"/>
          <w:lang w:val="en-US"/>
        </w:rPr>
        <w:t>ame that essentially made the g</w:t>
      </w:r>
      <w:r w:rsidR="00121032">
        <w:rPr>
          <w:sz w:val="22"/>
          <w:szCs w:val="22"/>
          <w:lang w:val="en-US"/>
        </w:rPr>
        <w:t xml:space="preserve">ame a test for the diagnosis of </w:t>
      </w:r>
      <w:r w:rsidRPr="00C81C03">
        <w:rPr>
          <w:sz w:val="22"/>
          <w:szCs w:val="22"/>
          <w:lang w:val="en-US"/>
        </w:rPr>
        <w:t>ADHD.</w:t>
      </w:r>
      <w:r w:rsidR="00DD5BAA" w:rsidRPr="00C81C03">
        <w:rPr>
          <w:sz w:val="22"/>
          <w:szCs w:val="22"/>
          <w:lang w:val="en-US"/>
        </w:rPr>
        <w:t xml:space="preserve"> </w:t>
      </w:r>
      <w:r w:rsidRPr="00C81C03">
        <w:rPr>
          <w:sz w:val="22"/>
          <w:szCs w:val="22"/>
          <w:lang w:val="en-US"/>
        </w:rPr>
        <w:t xml:space="preserve">Data mining techniques were used for determining whether or not a user had ADHD. </w:t>
      </w:r>
      <w:r w:rsidR="004227BE" w:rsidRPr="00C81C03">
        <w:rPr>
          <w:sz w:val="22"/>
          <w:szCs w:val="22"/>
          <w:lang w:val="en-US"/>
        </w:rPr>
        <w:t>Overall, the authors found their</w:t>
      </w:r>
      <w:r w:rsidRPr="00C81C03">
        <w:rPr>
          <w:sz w:val="22"/>
          <w:szCs w:val="22"/>
          <w:lang w:val="en-US"/>
        </w:rPr>
        <w:t xml:space="preserve"> game was effective at identifying children who were classified as ADHD positive, but relatively weak at identifying ADHD disorder subtypes. It is</w:t>
      </w:r>
      <w:r w:rsidR="004227BE" w:rsidRPr="00C81C03">
        <w:rPr>
          <w:sz w:val="22"/>
          <w:szCs w:val="22"/>
          <w:lang w:val="en-US"/>
        </w:rPr>
        <w:t xml:space="preserve"> also</w:t>
      </w:r>
      <w:r w:rsidRPr="00C81C03">
        <w:rPr>
          <w:sz w:val="22"/>
          <w:szCs w:val="22"/>
          <w:lang w:val="en-US"/>
        </w:rPr>
        <w:t xml:space="preserve"> worth noting that this game also was not a game that was developed for mobile devices.</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In </w:t>
      </w:r>
      <w:r w:rsidR="00E50401" w:rsidRPr="00C81C03">
        <w:rPr>
          <w:sz w:val="22"/>
          <w:szCs w:val="22"/>
          <w:lang w:val="en-US"/>
        </w:rPr>
        <w:t>[5]</w:t>
      </w:r>
      <w:r w:rsidRPr="00C81C03">
        <w:rPr>
          <w:sz w:val="22"/>
          <w:szCs w:val="22"/>
          <w:lang w:val="en-US"/>
        </w:rPr>
        <w:t xml:space="preserve"> the authors conducted a study on 151 children participants. Out of the 151 children, 104 had previously been diagnosed with ADHD, the other 47 were diagnosed as not having any form of ADHD. The children performed a variety of tasks, but the task that displayed the biggest difference between the two sets of children was the Go/No Go task. The Go/No-Go test is a visual reaction test. The p value was less than 0.01 with the null hypotheses being that there was no difference between the two groups of children. So, this test was pretty strong evidence that there existed a difference between reaction times for the ADHD diagnosed children and non-ADHD diagnosed children.</w:t>
      </w:r>
    </w:p>
    <w:p w:rsidR="00AE0CB8" w:rsidRDefault="00AE0CB8" w:rsidP="00AE0CB8">
      <w:pPr>
        <w:rPr>
          <w:lang w:val="en-US"/>
        </w:rPr>
      </w:pPr>
    </w:p>
    <w:p w:rsidR="00C15F17" w:rsidRPr="00C81C03" w:rsidRDefault="00C15F17" w:rsidP="00AE0CB8">
      <w:pPr>
        <w:ind w:firstLine="173"/>
        <w:rPr>
          <w:sz w:val="22"/>
          <w:szCs w:val="22"/>
          <w:lang w:val="en-US"/>
        </w:rPr>
      </w:pPr>
      <w:r w:rsidRPr="00C81C03">
        <w:rPr>
          <w:sz w:val="22"/>
          <w:szCs w:val="22"/>
          <w:lang w:val="en-US"/>
        </w:rPr>
        <w:t xml:space="preserve">In </w:t>
      </w:r>
      <w:r w:rsidR="00E50401" w:rsidRPr="00C81C03">
        <w:rPr>
          <w:sz w:val="22"/>
          <w:szCs w:val="22"/>
          <w:lang w:val="en-US"/>
        </w:rPr>
        <w:t>[6]</w:t>
      </w:r>
      <w:r w:rsidRPr="00C81C03">
        <w:rPr>
          <w:sz w:val="22"/>
          <w:szCs w:val="22"/>
          <w:lang w:val="en-US"/>
        </w:rPr>
        <w:t xml:space="preserve"> the authors showed that there appears to exist a relationship between the variability in reaction times </w:t>
      </w:r>
      <w:r w:rsidR="00121032">
        <w:rPr>
          <w:sz w:val="22"/>
          <w:szCs w:val="22"/>
          <w:lang w:val="en-US"/>
        </w:rPr>
        <w:t>in</w:t>
      </w:r>
      <w:r w:rsidRPr="00C81C03">
        <w:rPr>
          <w:sz w:val="22"/>
          <w:szCs w:val="22"/>
          <w:lang w:val="en-US"/>
        </w:rPr>
        <w:t xml:space="preserve"> children diagnosed with ADHD</w:t>
      </w:r>
      <w:r w:rsidR="00121032">
        <w:rPr>
          <w:sz w:val="22"/>
          <w:szCs w:val="22"/>
          <w:lang w:val="en-US"/>
        </w:rPr>
        <w:t xml:space="preserve"> and children without ADHD</w:t>
      </w:r>
      <w:r w:rsidRPr="00C81C03">
        <w:rPr>
          <w:sz w:val="22"/>
          <w:szCs w:val="22"/>
          <w:lang w:val="en-US"/>
        </w:rPr>
        <w:t xml:space="preserve">. The study consisted of </w:t>
      </w:r>
      <w:r w:rsidR="003B198B">
        <w:rPr>
          <w:sz w:val="22"/>
          <w:szCs w:val="22"/>
          <w:lang w:val="en-US"/>
        </w:rPr>
        <w:t>144</w:t>
      </w:r>
      <w:r w:rsidRPr="00C81C03">
        <w:rPr>
          <w:sz w:val="22"/>
          <w:szCs w:val="22"/>
          <w:lang w:val="en-US"/>
        </w:rPr>
        <w:t xml:space="preserve"> participants, 60 of which weren't diagnosed with ADHD, and 84 of which had previously been diagnosed with ADHD. The participants all participated in four reaction time tasks</w:t>
      </w:r>
      <w:r w:rsidR="003B198B">
        <w:rPr>
          <w:sz w:val="22"/>
          <w:szCs w:val="22"/>
          <w:lang w:val="en-US"/>
        </w:rPr>
        <w:t>. In these tasks, the participants</w:t>
      </w:r>
      <w:r w:rsidRPr="00C81C03">
        <w:rPr>
          <w:sz w:val="22"/>
          <w:szCs w:val="22"/>
          <w:lang w:val="en-US"/>
        </w:rPr>
        <w:t xml:space="preserve"> </w:t>
      </w:r>
      <w:r w:rsidR="003B198B">
        <w:rPr>
          <w:sz w:val="22"/>
          <w:szCs w:val="22"/>
          <w:lang w:val="en-US"/>
        </w:rPr>
        <w:t>all</w:t>
      </w:r>
      <w:r w:rsidRPr="00C81C03">
        <w:rPr>
          <w:sz w:val="22"/>
          <w:szCs w:val="22"/>
          <w:lang w:val="en-US"/>
        </w:rPr>
        <w:t xml:space="preserve"> had incentive to do </w:t>
      </w:r>
      <w:r w:rsidRPr="00C81C03">
        <w:rPr>
          <w:sz w:val="22"/>
          <w:szCs w:val="22"/>
          <w:lang w:val="en-US"/>
        </w:rPr>
        <w:lastRenderedPageBreak/>
        <w:t xml:space="preserve">well because they earned prizes if they </w:t>
      </w:r>
      <w:r w:rsidR="003B198B">
        <w:rPr>
          <w:sz w:val="22"/>
          <w:szCs w:val="22"/>
          <w:lang w:val="en-US"/>
        </w:rPr>
        <w:t>per</w:t>
      </w:r>
      <w:r w:rsidRPr="00C81C03">
        <w:rPr>
          <w:sz w:val="22"/>
          <w:szCs w:val="22"/>
          <w:lang w:val="en-US"/>
        </w:rPr>
        <w:t xml:space="preserve"> well. Overall, the study concluded that ADHD was associated with slower reaction time and also a higher variability in reaction times, similarly to the results in </w:t>
      </w:r>
      <w:r w:rsidR="00E50401" w:rsidRPr="00C81C03">
        <w:rPr>
          <w:sz w:val="22"/>
          <w:szCs w:val="22"/>
          <w:lang w:val="en-US"/>
        </w:rPr>
        <w:t>[5]</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proofErr w:type="spellStart"/>
      <w:r w:rsidRPr="00C81C03">
        <w:rPr>
          <w:sz w:val="22"/>
          <w:szCs w:val="22"/>
          <w:lang w:val="en-US"/>
        </w:rPr>
        <w:t>CogCubed</w:t>
      </w:r>
      <w:proofErr w:type="spellEnd"/>
      <w:r w:rsidRPr="00C81C03">
        <w:rPr>
          <w:sz w:val="22"/>
          <w:szCs w:val="22"/>
          <w:lang w:val="en-US"/>
        </w:rPr>
        <w:t xml:space="preserve"> is a game that was developed for </w:t>
      </w:r>
      <w:r w:rsidR="003B198B">
        <w:rPr>
          <w:sz w:val="22"/>
          <w:szCs w:val="22"/>
          <w:lang w:val="en-US"/>
        </w:rPr>
        <w:t xml:space="preserve">the purpose of </w:t>
      </w:r>
      <w:r w:rsidRPr="00C81C03">
        <w:rPr>
          <w:sz w:val="22"/>
          <w:szCs w:val="22"/>
          <w:lang w:val="en-US"/>
        </w:rPr>
        <w:t xml:space="preserve">attempting to diagnose </w:t>
      </w:r>
      <w:r w:rsidR="003B198B">
        <w:rPr>
          <w:sz w:val="22"/>
          <w:szCs w:val="22"/>
          <w:lang w:val="en-US"/>
        </w:rPr>
        <w:t>participants</w:t>
      </w:r>
      <w:r w:rsidRPr="00C81C03">
        <w:rPr>
          <w:sz w:val="22"/>
          <w:szCs w:val="22"/>
          <w:lang w:val="en-US"/>
        </w:rPr>
        <w:t xml:space="preserve"> with ADHD </w:t>
      </w:r>
      <w:r w:rsidR="00E50401" w:rsidRPr="00C81C03">
        <w:rPr>
          <w:sz w:val="22"/>
          <w:szCs w:val="22"/>
          <w:lang w:val="en-US"/>
        </w:rPr>
        <w:t>[7]</w:t>
      </w:r>
      <w:r w:rsidR="003B198B">
        <w:rPr>
          <w:sz w:val="22"/>
          <w:szCs w:val="22"/>
          <w:lang w:val="en-US"/>
        </w:rPr>
        <w:t xml:space="preserve"> or possibly other disorders</w:t>
      </w:r>
      <w:r w:rsidR="00E50401" w:rsidRPr="00C81C03">
        <w:rPr>
          <w:sz w:val="22"/>
          <w:szCs w:val="22"/>
          <w:lang w:val="en-US"/>
        </w:rPr>
        <w:t xml:space="preserve">. </w:t>
      </w:r>
      <w:r w:rsidRPr="00C81C03">
        <w:rPr>
          <w:sz w:val="22"/>
          <w:szCs w:val="22"/>
          <w:lang w:val="en-US"/>
        </w:rPr>
        <w:t xml:space="preserve">However, </w:t>
      </w:r>
      <w:proofErr w:type="spellStart"/>
      <w:r w:rsidR="00107F0C">
        <w:rPr>
          <w:sz w:val="22"/>
          <w:szCs w:val="22"/>
          <w:lang w:val="en-US"/>
        </w:rPr>
        <w:t>CogCubed</w:t>
      </w:r>
      <w:proofErr w:type="spellEnd"/>
      <w:r w:rsidR="00107F0C">
        <w:rPr>
          <w:sz w:val="22"/>
          <w:szCs w:val="22"/>
          <w:lang w:val="en-US"/>
        </w:rPr>
        <w:t xml:space="preserve"> has a major downfall and that is that </w:t>
      </w:r>
      <w:proofErr w:type="spellStart"/>
      <w:r w:rsidRPr="00C81C03">
        <w:rPr>
          <w:sz w:val="22"/>
          <w:szCs w:val="22"/>
          <w:lang w:val="en-US"/>
        </w:rPr>
        <w:t>CogCubed</w:t>
      </w:r>
      <w:proofErr w:type="spellEnd"/>
      <w:r w:rsidRPr="00C81C03">
        <w:rPr>
          <w:sz w:val="22"/>
          <w:szCs w:val="22"/>
          <w:lang w:val="en-US"/>
        </w:rPr>
        <w:t xml:space="preserve"> require</w:t>
      </w:r>
      <w:r w:rsidR="00107F0C">
        <w:rPr>
          <w:sz w:val="22"/>
          <w:szCs w:val="22"/>
          <w:lang w:val="en-US"/>
        </w:rPr>
        <w:t>s</w:t>
      </w:r>
      <w:r w:rsidRPr="00C81C03">
        <w:rPr>
          <w:sz w:val="22"/>
          <w:szCs w:val="22"/>
          <w:lang w:val="en-US"/>
        </w:rPr>
        <w:t xml:space="preserve"> a patient to</w:t>
      </w:r>
      <w:r w:rsidR="00107F0C">
        <w:rPr>
          <w:sz w:val="22"/>
          <w:szCs w:val="22"/>
          <w:lang w:val="en-US"/>
        </w:rPr>
        <w:t xml:space="preserve"> have to</w:t>
      </w:r>
      <w:r w:rsidRPr="00C81C03">
        <w:rPr>
          <w:sz w:val="22"/>
          <w:szCs w:val="22"/>
          <w:lang w:val="en-US"/>
        </w:rPr>
        <w:t xml:space="preserve"> go into a doctor's office to use</w:t>
      </w:r>
      <w:r w:rsidR="00107F0C">
        <w:rPr>
          <w:sz w:val="22"/>
          <w:szCs w:val="22"/>
          <w:lang w:val="en-US"/>
        </w:rPr>
        <w:t xml:space="preserve"> </w:t>
      </w:r>
      <w:proofErr w:type="spellStart"/>
      <w:r w:rsidR="00107F0C" w:rsidRPr="00C81C03">
        <w:rPr>
          <w:sz w:val="22"/>
          <w:szCs w:val="22"/>
          <w:lang w:val="en-US"/>
        </w:rPr>
        <w:t>CogCubed</w:t>
      </w:r>
      <w:proofErr w:type="spellEnd"/>
      <w:r w:rsidR="00107F0C">
        <w:rPr>
          <w:sz w:val="22"/>
          <w:szCs w:val="22"/>
          <w:lang w:val="en-US"/>
        </w:rPr>
        <w:t>.</w:t>
      </w:r>
      <w:r w:rsidRPr="00C81C03">
        <w:rPr>
          <w:sz w:val="22"/>
          <w:szCs w:val="22"/>
          <w:lang w:val="en-US"/>
        </w:rPr>
        <w:t xml:space="preserve"> </w:t>
      </w:r>
      <w:r w:rsidR="00107F0C">
        <w:rPr>
          <w:sz w:val="22"/>
          <w:szCs w:val="22"/>
          <w:lang w:val="en-US"/>
        </w:rPr>
        <w:t>S</w:t>
      </w:r>
      <w:r w:rsidRPr="00C81C03">
        <w:rPr>
          <w:sz w:val="22"/>
          <w:szCs w:val="22"/>
          <w:lang w:val="en-US"/>
        </w:rPr>
        <w:t>o</w:t>
      </w:r>
      <w:r w:rsidR="00107F0C">
        <w:rPr>
          <w:sz w:val="22"/>
          <w:szCs w:val="22"/>
          <w:lang w:val="en-US"/>
        </w:rPr>
        <w:t>,</w:t>
      </w:r>
      <w:r w:rsidRPr="00C81C03">
        <w:rPr>
          <w:sz w:val="22"/>
          <w:szCs w:val="22"/>
          <w:lang w:val="en-US"/>
        </w:rPr>
        <w:t xml:space="preserve"> the user </w:t>
      </w:r>
      <w:r w:rsidR="00107F0C">
        <w:rPr>
          <w:sz w:val="22"/>
          <w:szCs w:val="22"/>
          <w:lang w:val="en-US"/>
        </w:rPr>
        <w:t>doesn’t</w:t>
      </w:r>
      <w:r w:rsidRPr="00C81C03">
        <w:rPr>
          <w:sz w:val="22"/>
          <w:szCs w:val="22"/>
          <w:lang w:val="en-US"/>
        </w:rPr>
        <w:t xml:space="preserve"> have access to the tool outside of a doctor's office. This is where our research contribution could be really strong. Having a mobile application that is fun could lead to the contribution of a lot of data that could be analyzed and mined, which could hopefully lead to stronger conclusions or maybe even new conclusions on the relationship between reaction times and ADHD </w:t>
      </w:r>
      <w:r w:rsidR="00E50401" w:rsidRPr="00C81C03">
        <w:rPr>
          <w:sz w:val="22"/>
          <w:szCs w:val="22"/>
          <w:lang w:val="en-US"/>
        </w:rPr>
        <w:t>diagnoses</w:t>
      </w:r>
      <w:r w:rsidR="00107F0C">
        <w:rPr>
          <w:sz w:val="22"/>
          <w:szCs w:val="22"/>
          <w:lang w:val="en-US"/>
        </w:rPr>
        <w:t xml:space="preserve"> and other data that we desired to collect about the users</w:t>
      </w:r>
      <w:r w:rsidRPr="00C81C03">
        <w:rPr>
          <w:sz w:val="22"/>
          <w:szCs w:val="22"/>
          <w:lang w:val="en-US"/>
        </w:rPr>
        <w:t>.</w:t>
      </w:r>
    </w:p>
    <w:p w:rsidR="00E50401" w:rsidRPr="00C81C03" w:rsidRDefault="00E50401" w:rsidP="00C15F17">
      <w:pPr>
        <w:ind w:firstLine="173"/>
        <w:rPr>
          <w:lang w:val="en-US"/>
        </w:rPr>
      </w:pPr>
    </w:p>
    <w:p w:rsidR="00C15F17" w:rsidRPr="00C81C03" w:rsidRDefault="00C15F17" w:rsidP="00C15F17">
      <w:pPr>
        <w:pStyle w:val="Heading1"/>
        <w:rPr>
          <w:lang w:val="en-US"/>
        </w:rPr>
      </w:pPr>
      <w:r w:rsidRPr="00C81C03">
        <w:rPr>
          <w:lang w:val="en-US"/>
        </w:rPr>
        <w:t>Methods</w:t>
      </w:r>
    </w:p>
    <w:p w:rsidR="00BB1A19" w:rsidRPr="00C81C03" w:rsidRDefault="00BB1A19" w:rsidP="00BB1A19">
      <w:pPr>
        <w:pStyle w:val="Heading2"/>
        <w:rPr>
          <w:sz w:val="22"/>
          <w:szCs w:val="22"/>
        </w:rPr>
      </w:pPr>
      <w:r w:rsidRPr="00C81C03">
        <w:rPr>
          <w:sz w:val="22"/>
          <w:szCs w:val="22"/>
        </w:rPr>
        <w:t>Existing Systems</w:t>
      </w:r>
    </w:p>
    <w:p w:rsidR="00BB1A19" w:rsidRDefault="00202D9F" w:rsidP="00202D9F">
      <w:pPr>
        <w:rPr>
          <w:sz w:val="22"/>
          <w:szCs w:val="22"/>
          <w:lang w:val="en-US"/>
        </w:rPr>
      </w:pPr>
      <w:r>
        <w:rPr>
          <w:sz w:val="22"/>
          <w:szCs w:val="22"/>
          <w:lang w:val="en-US"/>
        </w:rPr>
        <w:t xml:space="preserve">   </w:t>
      </w:r>
      <w:r w:rsidR="00BB1A19" w:rsidRPr="00C81C03">
        <w:rPr>
          <w:sz w:val="22"/>
          <w:szCs w:val="22"/>
          <w:lang w:val="en-US"/>
        </w:rPr>
        <w:t>Current systems for collecting and analyzing data for the purposes of find patterns related to ADHD are limited in regards to</w:t>
      </w:r>
      <w:r w:rsidR="008551A6">
        <w:rPr>
          <w:sz w:val="22"/>
          <w:szCs w:val="22"/>
          <w:lang w:val="en-US"/>
        </w:rPr>
        <w:t xml:space="preserve"> size </w:t>
      </w:r>
      <w:r w:rsidR="0073041F">
        <w:rPr>
          <w:sz w:val="22"/>
          <w:szCs w:val="22"/>
          <w:lang w:val="en-US"/>
        </w:rPr>
        <w:t xml:space="preserve">of </w:t>
      </w:r>
      <w:r w:rsidR="0073041F" w:rsidRPr="00C81C03">
        <w:rPr>
          <w:sz w:val="22"/>
          <w:szCs w:val="22"/>
          <w:lang w:val="en-US"/>
        </w:rPr>
        <w:t>the</w:t>
      </w:r>
      <w:r w:rsidR="00BB1A19" w:rsidRPr="00C81C03">
        <w:rPr>
          <w:sz w:val="22"/>
          <w:szCs w:val="22"/>
          <w:lang w:val="en-US"/>
        </w:rPr>
        <w:t xml:space="preserve"> audiences that they are able to reach. Current systems are limited by the fact that a user must travel to the doctor’s office</w:t>
      </w:r>
      <w:r w:rsidR="0073041F">
        <w:rPr>
          <w:sz w:val="22"/>
          <w:szCs w:val="22"/>
          <w:lang w:val="en-US"/>
        </w:rPr>
        <w:t xml:space="preserve"> or</w:t>
      </w:r>
      <w:r w:rsidR="00A91E6B">
        <w:rPr>
          <w:sz w:val="22"/>
          <w:szCs w:val="22"/>
          <w:lang w:val="en-US"/>
        </w:rPr>
        <w:t xml:space="preserve"> a</w:t>
      </w:r>
      <w:r w:rsidR="0073041F">
        <w:rPr>
          <w:sz w:val="22"/>
          <w:szCs w:val="22"/>
          <w:lang w:val="en-US"/>
        </w:rPr>
        <w:t xml:space="preserve"> research facility</w:t>
      </w:r>
      <w:r w:rsidR="00BB1A19" w:rsidRPr="00C81C03">
        <w:rPr>
          <w:sz w:val="22"/>
          <w:szCs w:val="22"/>
          <w:lang w:val="en-US"/>
        </w:rPr>
        <w:t xml:space="preserve"> to perform some kind of test that may or may not collect data about them and give them some kind of feedback on whe</w:t>
      </w:r>
      <w:r w:rsidR="004725C6">
        <w:rPr>
          <w:sz w:val="22"/>
          <w:szCs w:val="22"/>
          <w:lang w:val="en-US"/>
        </w:rPr>
        <w:t xml:space="preserve">ther or not they </w:t>
      </w:r>
      <w:r w:rsidR="0073041F">
        <w:rPr>
          <w:sz w:val="22"/>
          <w:szCs w:val="22"/>
          <w:lang w:val="en-US"/>
        </w:rPr>
        <w:t>have</w:t>
      </w:r>
      <w:r w:rsidR="00BB1A19" w:rsidRPr="00C81C03">
        <w:rPr>
          <w:sz w:val="22"/>
          <w:szCs w:val="22"/>
          <w:lang w:val="en-US"/>
        </w:rPr>
        <w:t xml:space="preserve"> </w:t>
      </w:r>
      <w:r w:rsidR="00A91E6B">
        <w:rPr>
          <w:sz w:val="22"/>
          <w:szCs w:val="22"/>
          <w:lang w:val="en-US"/>
        </w:rPr>
        <w:t xml:space="preserve">some </w:t>
      </w:r>
      <w:r w:rsidR="00BB1A19" w:rsidRPr="00C81C03">
        <w:rPr>
          <w:sz w:val="22"/>
          <w:szCs w:val="22"/>
          <w:lang w:val="en-US"/>
        </w:rPr>
        <w:t>for</w:t>
      </w:r>
      <w:r w:rsidR="00A91E6B">
        <w:rPr>
          <w:sz w:val="22"/>
          <w:szCs w:val="22"/>
          <w:lang w:val="en-US"/>
        </w:rPr>
        <w:t>m of</w:t>
      </w:r>
      <w:r w:rsidR="00BB1A19" w:rsidRPr="00C81C03">
        <w:rPr>
          <w:sz w:val="22"/>
          <w:szCs w:val="22"/>
          <w:lang w:val="en-US"/>
        </w:rPr>
        <w:t xml:space="preserve"> ADHD.</w:t>
      </w:r>
      <w:ins w:id="1" w:author="cst-local" w:date="2014-11-21T11:38:00Z">
        <w:r w:rsidR="00BB1A19" w:rsidRPr="00C81C03">
          <w:rPr>
            <w:sz w:val="22"/>
            <w:szCs w:val="22"/>
            <w:lang w:val="en-US"/>
          </w:rPr>
          <w:t xml:space="preserve"> </w:t>
        </w:r>
      </w:ins>
    </w:p>
    <w:p w:rsidR="004725C6" w:rsidRDefault="004725C6" w:rsidP="00BB1A19">
      <w:pPr>
        <w:rPr>
          <w:sz w:val="22"/>
          <w:szCs w:val="22"/>
          <w:lang w:val="en-US"/>
        </w:rPr>
      </w:pPr>
    </w:p>
    <w:p w:rsidR="004725C6" w:rsidRDefault="00202D9F" w:rsidP="00202D9F">
      <w:pPr>
        <w:rPr>
          <w:sz w:val="22"/>
          <w:szCs w:val="22"/>
          <w:lang w:val="en-US"/>
        </w:rPr>
      </w:pPr>
      <w:r>
        <w:rPr>
          <w:sz w:val="22"/>
          <w:szCs w:val="22"/>
          <w:lang w:val="en-US"/>
        </w:rPr>
        <w:t xml:space="preserve">   </w:t>
      </w:r>
      <w:r w:rsidR="004725C6">
        <w:rPr>
          <w:sz w:val="22"/>
          <w:szCs w:val="22"/>
          <w:lang w:val="en-US"/>
        </w:rPr>
        <w:t xml:space="preserve">For example, in [4] and [7], the authors both successfully created a tool in the form of a game that allowed researchers to gather data on the participants and analyze it to determine whether or not the user has </w:t>
      </w:r>
      <w:r w:rsidR="007A7B1E">
        <w:rPr>
          <w:sz w:val="22"/>
          <w:szCs w:val="22"/>
          <w:lang w:val="en-US"/>
        </w:rPr>
        <w:t xml:space="preserve">may </w:t>
      </w:r>
      <w:r w:rsidR="004725C6">
        <w:rPr>
          <w:sz w:val="22"/>
          <w:szCs w:val="22"/>
          <w:lang w:val="en-US"/>
        </w:rPr>
        <w:t xml:space="preserve">some form of ADHD. However, these tools were </w:t>
      </w:r>
      <w:proofErr w:type="gramStart"/>
      <w:r w:rsidR="004725C6">
        <w:rPr>
          <w:sz w:val="22"/>
          <w:szCs w:val="22"/>
          <w:lang w:val="en-US"/>
        </w:rPr>
        <w:t>not  available</w:t>
      </w:r>
      <w:proofErr w:type="gramEnd"/>
      <w:r w:rsidR="004725C6">
        <w:rPr>
          <w:sz w:val="22"/>
          <w:szCs w:val="22"/>
          <w:lang w:val="en-US"/>
        </w:rPr>
        <w:t xml:space="preserve"> in a mobile form. Putting these tools into mobile form </w:t>
      </w:r>
      <w:r w:rsidR="007A7B1E">
        <w:rPr>
          <w:sz w:val="22"/>
          <w:szCs w:val="22"/>
          <w:lang w:val="en-US"/>
        </w:rPr>
        <w:t>could</w:t>
      </w:r>
      <w:r w:rsidR="004725C6">
        <w:rPr>
          <w:sz w:val="22"/>
          <w:szCs w:val="22"/>
          <w:lang w:val="en-US"/>
        </w:rPr>
        <w:t xml:space="preserve"> allow </w:t>
      </w:r>
      <w:r w:rsidR="007A7B1E">
        <w:rPr>
          <w:sz w:val="22"/>
          <w:szCs w:val="22"/>
          <w:lang w:val="en-US"/>
        </w:rPr>
        <w:t xml:space="preserve">the </w:t>
      </w:r>
      <w:r w:rsidR="004725C6">
        <w:rPr>
          <w:sz w:val="22"/>
          <w:szCs w:val="22"/>
          <w:lang w:val="en-US"/>
        </w:rPr>
        <w:t>researchers to gather</w:t>
      </w:r>
      <w:r w:rsidR="007A7B1E">
        <w:rPr>
          <w:sz w:val="22"/>
          <w:szCs w:val="22"/>
          <w:lang w:val="en-US"/>
        </w:rPr>
        <w:t xml:space="preserve"> much more</w:t>
      </w:r>
      <w:r w:rsidR="004725C6">
        <w:rPr>
          <w:sz w:val="22"/>
          <w:szCs w:val="22"/>
          <w:lang w:val="en-US"/>
        </w:rPr>
        <w:t xml:space="preserve"> data from a much larger and varied demographic of people. Also, people will have easier access to the tool</w:t>
      </w:r>
      <w:r w:rsidR="007A7B1E">
        <w:rPr>
          <w:sz w:val="22"/>
          <w:szCs w:val="22"/>
          <w:lang w:val="en-US"/>
        </w:rPr>
        <w:t xml:space="preserve"> with it as a mobile app</w:t>
      </w:r>
      <w:r w:rsidR="004725C6">
        <w:rPr>
          <w:sz w:val="22"/>
          <w:szCs w:val="22"/>
          <w:lang w:val="en-US"/>
        </w:rPr>
        <w:t xml:space="preserve"> as they can just download the tool onto the</w:t>
      </w:r>
      <w:r w:rsidR="007A7B1E">
        <w:rPr>
          <w:sz w:val="22"/>
          <w:szCs w:val="22"/>
          <w:lang w:val="en-US"/>
        </w:rPr>
        <w:t>ir</w:t>
      </w:r>
      <w:r w:rsidR="004725C6">
        <w:rPr>
          <w:sz w:val="22"/>
          <w:szCs w:val="22"/>
          <w:lang w:val="en-US"/>
        </w:rPr>
        <w:t xml:space="preserve"> mobile device </w:t>
      </w:r>
      <w:r w:rsidR="007A7B1E">
        <w:rPr>
          <w:sz w:val="22"/>
          <w:szCs w:val="22"/>
          <w:lang w:val="en-US"/>
        </w:rPr>
        <w:t>from an internet connection. Then, they could just play the game from the comfort of their own home</w:t>
      </w:r>
      <w:r w:rsidR="004725C6">
        <w:rPr>
          <w:sz w:val="22"/>
          <w:szCs w:val="22"/>
          <w:lang w:val="en-US"/>
        </w:rPr>
        <w:t xml:space="preserve"> instead of having to go to a doctor’s office, research facility, or </w:t>
      </w:r>
      <w:r w:rsidR="005E092D">
        <w:rPr>
          <w:sz w:val="22"/>
          <w:szCs w:val="22"/>
          <w:lang w:val="en-US"/>
        </w:rPr>
        <w:t>some other place that requires some</w:t>
      </w:r>
      <w:r w:rsidR="004725C6">
        <w:rPr>
          <w:sz w:val="22"/>
          <w:szCs w:val="22"/>
          <w:lang w:val="en-US"/>
        </w:rPr>
        <w:t xml:space="preserve"> form of travel.</w:t>
      </w:r>
    </w:p>
    <w:p w:rsidR="004725C6" w:rsidRPr="00C81C03" w:rsidRDefault="004725C6" w:rsidP="00BB1A19">
      <w:pPr>
        <w:rPr>
          <w:sz w:val="22"/>
          <w:szCs w:val="22"/>
          <w:lang w:val="en-US"/>
        </w:rPr>
      </w:pPr>
    </w:p>
    <w:p w:rsidR="00C15F17" w:rsidRPr="00C81C03" w:rsidRDefault="00C15F17" w:rsidP="00C15F17">
      <w:pPr>
        <w:pStyle w:val="Heading2"/>
      </w:pPr>
      <w:r w:rsidRPr="00C81C03">
        <w:lastRenderedPageBreak/>
        <w:t>Planning of Game and Development Environment</w:t>
      </w:r>
    </w:p>
    <w:p w:rsidR="0055496B" w:rsidRDefault="00202D9F" w:rsidP="00AE0CB8">
      <w:pPr>
        <w:ind w:firstLine="576"/>
        <w:rPr>
          <w:sz w:val="22"/>
          <w:szCs w:val="22"/>
          <w:lang w:val="en-US"/>
        </w:rPr>
      </w:pPr>
      <w:r>
        <w:rPr>
          <w:sz w:val="22"/>
          <w:szCs w:val="22"/>
          <w:lang w:val="en-US"/>
        </w:rPr>
        <w:t>For the design of our application, w</w:t>
      </w:r>
      <w:r w:rsidR="00C15F17" w:rsidRPr="00C81C03">
        <w:rPr>
          <w:sz w:val="22"/>
          <w:szCs w:val="22"/>
          <w:lang w:val="en-US"/>
        </w:rPr>
        <w:t xml:space="preserve">e needed to come up with a game that was simple, but fun and engaging for the user, and </w:t>
      </w:r>
      <w:r>
        <w:rPr>
          <w:sz w:val="22"/>
          <w:szCs w:val="22"/>
          <w:lang w:val="en-US"/>
        </w:rPr>
        <w:t xml:space="preserve">more importantly, </w:t>
      </w:r>
      <w:r w:rsidR="00C15F17" w:rsidRPr="00C81C03">
        <w:rPr>
          <w:sz w:val="22"/>
          <w:szCs w:val="22"/>
          <w:lang w:val="en-US"/>
        </w:rPr>
        <w:t>was also capable of collecting data on reaction times f</w:t>
      </w:r>
      <w:r>
        <w:rPr>
          <w:sz w:val="22"/>
          <w:szCs w:val="22"/>
          <w:lang w:val="en-US"/>
        </w:rPr>
        <w:t>or</w:t>
      </w:r>
      <w:r w:rsidR="00C15F17" w:rsidRPr="00C81C03">
        <w:rPr>
          <w:sz w:val="22"/>
          <w:szCs w:val="22"/>
          <w:lang w:val="en-US"/>
        </w:rPr>
        <w:t xml:space="preserve"> the user. </w:t>
      </w:r>
      <w:r w:rsidR="00985A97">
        <w:rPr>
          <w:sz w:val="22"/>
          <w:szCs w:val="22"/>
          <w:lang w:val="en-US"/>
        </w:rPr>
        <w:t xml:space="preserve">We decided upon developing a two-dimensional </w:t>
      </w:r>
      <w:r w:rsidR="00C15F17" w:rsidRPr="00C81C03">
        <w:rPr>
          <w:sz w:val="22"/>
          <w:szCs w:val="22"/>
          <w:lang w:val="en-US"/>
        </w:rPr>
        <w:t xml:space="preserve">side </w:t>
      </w:r>
      <w:proofErr w:type="spellStart"/>
      <w:r w:rsidR="00C15F17" w:rsidRPr="00C81C03">
        <w:rPr>
          <w:sz w:val="22"/>
          <w:szCs w:val="22"/>
          <w:lang w:val="en-US"/>
        </w:rPr>
        <w:t>scroller</w:t>
      </w:r>
      <w:proofErr w:type="spellEnd"/>
      <w:r w:rsidR="00C15F17" w:rsidRPr="00C81C03">
        <w:rPr>
          <w:sz w:val="22"/>
          <w:szCs w:val="22"/>
          <w:lang w:val="en-US"/>
        </w:rPr>
        <w:t xml:space="preserve"> mobile </w:t>
      </w:r>
      <w:r w:rsidR="00985A97">
        <w:rPr>
          <w:sz w:val="22"/>
          <w:szCs w:val="22"/>
          <w:lang w:val="en-US"/>
        </w:rPr>
        <w:t xml:space="preserve">platform </w:t>
      </w:r>
      <w:r w:rsidR="00C15F17" w:rsidRPr="00C81C03">
        <w:rPr>
          <w:sz w:val="22"/>
          <w:szCs w:val="22"/>
          <w:lang w:val="en-US"/>
        </w:rPr>
        <w:t xml:space="preserve">game that requires the user to jump over objects that spontaneously pop up </w:t>
      </w:r>
      <w:r w:rsidR="00482944" w:rsidRPr="00C81C03">
        <w:rPr>
          <w:sz w:val="22"/>
          <w:szCs w:val="22"/>
          <w:lang w:val="en-US"/>
        </w:rPr>
        <w:t>in front of the user on screen.</w:t>
      </w:r>
      <w:r w:rsidR="00D41A9A">
        <w:rPr>
          <w:sz w:val="22"/>
          <w:szCs w:val="22"/>
          <w:lang w:val="en-US"/>
        </w:rPr>
        <w:t xml:space="preserve"> The user is represented by a sprite character on the screen that they control. The user’s character is moving from left to right across the screen at a constant speed, but the user can tap the screen to make the sprite character jump over any objects that appear.</w:t>
      </w:r>
    </w:p>
    <w:p w:rsidR="00D13F8A" w:rsidRDefault="00C15F17" w:rsidP="0055496B">
      <w:pPr>
        <w:rPr>
          <w:sz w:val="22"/>
          <w:szCs w:val="22"/>
          <w:lang w:val="en-US"/>
        </w:rPr>
      </w:pPr>
      <w:r w:rsidRPr="00C81C03">
        <w:rPr>
          <w:sz w:val="22"/>
          <w:szCs w:val="22"/>
          <w:lang w:val="en-US"/>
        </w:rPr>
        <w:t>For the development of our mobile game, we decided to use the Unity game engine</w:t>
      </w:r>
      <w:r w:rsidR="00985A97">
        <w:rPr>
          <w:sz w:val="22"/>
          <w:szCs w:val="22"/>
          <w:lang w:val="en-US"/>
        </w:rPr>
        <w:t xml:space="preserve"> because of the wide variety of both mobile platforms</w:t>
      </w:r>
      <w:r w:rsidR="005F761A">
        <w:rPr>
          <w:sz w:val="22"/>
          <w:szCs w:val="22"/>
          <w:lang w:val="en-US"/>
        </w:rPr>
        <w:t xml:space="preserve"> and desktop platfor</w:t>
      </w:r>
      <w:r w:rsidR="00985A97">
        <w:rPr>
          <w:sz w:val="22"/>
          <w:szCs w:val="22"/>
          <w:lang w:val="en-US"/>
        </w:rPr>
        <w:t>ms that we are able to target with Unity</w:t>
      </w:r>
      <w:r w:rsidRPr="00C81C03">
        <w:rPr>
          <w:sz w:val="22"/>
          <w:szCs w:val="22"/>
          <w:lang w:val="en-US"/>
        </w:rPr>
        <w:t>. With Unity we will be able to target mobile platforms (both iOS and Android), desktop platforms, and even the web environment, which will allow us to reach an even greater audience if our initial prototype proves to be successful. Unity allows us to easily create visually appealing environments and graphics. Unity also allows us to incorporate physics into our mobile game much easier with the use of libraries designed by Un</w:t>
      </w:r>
      <w:r w:rsidR="00AC496B">
        <w:rPr>
          <w:sz w:val="22"/>
          <w:szCs w:val="22"/>
          <w:lang w:val="en-US"/>
        </w:rPr>
        <w:t>ity, so we believe that Unity will</w:t>
      </w:r>
      <w:r w:rsidRPr="00C81C03">
        <w:rPr>
          <w:sz w:val="22"/>
          <w:szCs w:val="22"/>
          <w:lang w:val="en-US"/>
        </w:rPr>
        <w:t xml:space="preserve"> be an excellent choice and perfect fit for developing our game with</w:t>
      </w:r>
      <w:r w:rsidR="00AC496B">
        <w:rPr>
          <w:sz w:val="22"/>
          <w:szCs w:val="22"/>
          <w:lang w:val="en-US"/>
        </w:rPr>
        <w:t>.</w:t>
      </w:r>
      <w:r w:rsidR="00E5096C">
        <w:rPr>
          <w:sz w:val="22"/>
          <w:szCs w:val="22"/>
          <w:lang w:val="en-US"/>
        </w:rPr>
        <w:t xml:space="preserve"> A use case diagram of for the mobile game can be seen in figure 1.</w:t>
      </w:r>
      <w:r w:rsidR="00E5096C" w:rsidRPr="00E5096C">
        <w:rPr>
          <w:noProof/>
          <w:sz w:val="22"/>
          <w:szCs w:val="22"/>
          <w:lang w:val="en-US"/>
        </w:rPr>
        <w:t xml:space="preserve"> </w:t>
      </w:r>
    </w:p>
    <w:p w:rsidR="00D13F8A" w:rsidRDefault="00D13F8A" w:rsidP="00E5096C">
      <w:pPr>
        <w:keepNext/>
        <w:ind w:firstLine="173"/>
        <w:rPr>
          <w:noProof/>
          <w:sz w:val="22"/>
          <w:szCs w:val="22"/>
          <w:lang w:val="en-US"/>
        </w:rPr>
      </w:pPr>
    </w:p>
    <w:p w:rsidR="00E5096C" w:rsidRDefault="00E5096C" w:rsidP="00E5096C">
      <w:pPr>
        <w:keepNext/>
        <w:ind w:firstLine="173"/>
      </w:pPr>
      <w:r>
        <w:rPr>
          <w:noProof/>
          <w:sz w:val="22"/>
          <w:szCs w:val="22"/>
          <w:lang w:val="en-US"/>
        </w:rPr>
        <w:drawing>
          <wp:inline distT="0" distB="0" distL="0" distR="0" wp14:anchorId="432203CD" wp14:editId="0AF8ADA0">
            <wp:extent cx="3181350" cy="3400425"/>
            <wp:effectExtent l="0" t="0" r="0" b="9525"/>
            <wp:docPr id="1" name="Picture 1" descr="U:\Use 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1350" cy="3400425"/>
                    </a:xfrm>
                    <a:prstGeom prst="rect">
                      <a:avLst/>
                    </a:prstGeom>
                    <a:noFill/>
                    <a:ln>
                      <a:noFill/>
                    </a:ln>
                  </pic:spPr>
                </pic:pic>
              </a:graphicData>
            </a:graphic>
          </wp:inline>
        </w:drawing>
      </w:r>
    </w:p>
    <w:p w:rsidR="00C15F17" w:rsidRPr="00C81C03" w:rsidRDefault="00E5096C" w:rsidP="00E5096C">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1</w:t>
      </w:r>
      <w:r>
        <w:fldChar w:fldCharType="end"/>
      </w:r>
      <w:r>
        <w:t xml:space="preserve">: Use Case </w:t>
      </w:r>
      <w:proofErr w:type="spellStart"/>
      <w:r>
        <w:t>Diagram</w:t>
      </w:r>
      <w:proofErr w:type="spellEnd"/>
      <w:r>
        <w:t xml:space="preserve"> for Program</w:t>
      </w:r>
    </w:p>
    <w:p w:rsidR="00C15F17" w:rsidRPr="00C81C03" w:rsidRDefault="00C15F17" w:rsidP="00C15F17">
      <w:pPr>
        <w:pStyle w:val="Heading2"/>
      </w:pPr>
      <w:r w:rsidRPr="00C81C03">
        <w:lastRenderedPageBreak/>
        <w:t>Survey Development</w:t>
      </w:r>
    </w:p>
    <w:p w:rsidR="00C15F17" w:rsidRPr="00C81C03" w:rsidRDefault="00C15F17" w:rsidP="00AE0CB8">
      <w:pPr>
        <w:ind w:firstLine="360"/>
        <w:rPr>
          <w:sz w:val="22"/>
          <w:szCs w:val="22"/>
          <w:lang w:val="en-US"/>
        </w:rPr>
      </w:pPr>
      <w:r w:rsidRPr="00C81C03">
        <w:rPr>
          <w:sz w:val="22"/>
          <w:szCs w:val="22"/>
          <w:lang w:val="en-US"/>
        </w:rPr>
        <w:t>We decided that we need to have a basic survey to gather information from the user to help give us more information about the user to help find correlations or patterns that may exist in the data. We designed a survey for gathering basic information about the user from the user. We don't ask for any information that could personally identify the user, rather we just ask some basic questions such as the ones listed below.</w:t>
      </w:r>
    </w:p>
    <w:p w:rsidR="00C15F17" w:rsidRPr="00C81C03" w:rsidRDefault="00C15F17" w:rsidP="00C15F17">
      <w:pPr>
        <w:rPr>
          <w:sz w:val="22"/>
          <w:szCs w:val="22"/>
          <w:lang w:val="en-US"/>
        </w:rPr>
      </w:pPr>
    </w:p>
    <w:p w:rsidR="00C15F17" w:rsidRPr="00C81C03" w:rsidRDefault="00C15F17" w:rsidP="00C15F17">
      <w:pPr>
        <w:numPr>
          <w:ilvl w:val="0"/>
          <w:numId w:val="2"/>
        </w:numPr>
        <w:rPr>
          <w:sz w:val="22"/>
          <w:szCs w:val="22"/>
          <w:lang w:val="en-US"/>
        </w:rPr>
      </w:pPr>
      <w:r w:rsidRPr="00C81C03">
        <w:rPr>
          <w:sz w:val="22"/>
          <w:szCs w:val="22"/>
          <w:lang w:val="en-US"/>
        </w:rPr>
        <w:t>What is your age?</w:t>
      </w:r>
    </w:p>
    <w:p w:rsidR="00C15F17" w:rsidRPr="00C81C03" w:rsidRDefault="00C15F17" w:rsidP="00C15F17">
      <w:pPr>
        <w:numPr>
          <w:ilvl w:val="0"/>
          <w:numId w:val="2"/>
        </w:numPr>
        <w:rPr>
          <w:sz w:val="22"/>
          <w:szCs w:val="22"/>
          <w:lang w:val="en-US"/>
        </w:rPr>
      </w:pPr>
      <w:r w:rsidRPr="00C81C03">
        <w:rPr>
          <w:sz w:val="22"/>
          <w:szCs w:val="22"/>
          <w:lang w:val="en-US"/>
        </w:rPr>
        <w:t>What is your gender?</w:t>
      </w:r>
    </w:p>
    <w:p w:rsidR="00C15F17" w:rsidRPr="00C81C03" w:rsidRDefault="00C15F17" w:rsidP="00C15F17">
      <w:pPr>
        <w:numPr>
          <w:ilvl w:val="0"/>
          <w:numId w:val="2"/>
        </w:numPr>
        <w:rPr>
          <w:sz w:val="22"/>
          <w:szCs w:val="22"/>
          <w:lang w:val="en-US"/>
        </w:rPr>
      </w:pPr>
      <w:r w:rsidRPr="00C81C03">
        <w:rPr>
          <w:sz w:val="22"/>
          <w:szCs w:val="22"/>
          <w:lang w:val="en-US"/>
        </w:rPr>
        <w:t>Have you ever been diagnosed with ADHD?</w:t>
      </w:r>
    </w:p>
    <w:p w:rsidR="00C15F17" w:rsidRPr="00C81C03" w:rsidRDefault="00C15F17" w:rsidP="00C15F17">
      <w:pPr>
        <w:numPr>
          <w:ilvl w:val="0"/>
          <w:numId w:val="2"/>
        </w:numPr>
        <w:rPr>
          <w:sz w:val="22"/>
          <w:szCs w:val="22"/>
          <w:lang w:val="en-US"/>
        </w:rPr>
      </w:pPr>
      <w:r w:rsidRPr="00C81C03">
        <w:rPr>
          <w:sz w:val="22"/>
          <w:szCs w:val="22"/>
          <w:lang w:val="en-US"/>
        </w:rPr>
        <w:t>If so, are you medicated for it?</w:t>
      </w:r>
    </w:p>
    <w:p w:rsidR="00C15F17" w:rsidRDefault="00C15F17" w:rsidP="00C15F17">
      <w:pPr>
        <w:numPr>
          <w:ilvl w:val="0"/>
          <w:numId w:val="2"/>
        </w:numPr>
        <w:rPr>
          <w:sz w:val="22"/>
          <w:szCs w:val="22"/>
          <w:lang w:val="en-US"/>
        </w:rPr>
      </w:pPr>
      <w:r w:rsidRPr="00C81C03">
        <w:rPr>
          <w:sz w:val="22"/>
          <w:szCs w:val="22"/>
          <w:lang w:val="en-US"/>
        </w:rPr>
        <w:t>If not, do you think you may have ADHD?</w:t>
      </w:r>
    </w:p>
    <w:p w:rsidR="00D13F8A" w:rsidRDefault="00D13F8A" w:rsidP="00D13F8A">
      <w:pPr>
        <w:ind w:left="360"/>
        <w:rPr>
          <w:sz w:val="22"/>
          <w:szCs w:val="22"/>
          <w:lang w:val="en-US"/>
        </w:rPr>
      </w:pPr>
    </w:p>
    <w:p w:rsidR="00D13F8A" w:rsidRDefault="00D13F8A" w:rsidP="00D13F8A">
      <w:pPr>
        <w:rPr>
          <w:sz w:val="22"/>
          <w:szCs w:val="22"/>
          <w:lang w:val="en-US"/>
        </w:rPr>
      </w:pPr>
      <w:r>
        <w:rPr>
          <w:sz w:val="22"/>
          <w:szCs w:val="22"/>
          <w:lang w:val="en-US"/>
        </w:rPr>
        <w:t xml:space="preserve">  A screenshot of how the survey is displayed to the user can be seen in figure 2. We made the survey simple and brief so the user wouldn’t be put off by having to fill out a long survey before having the opportunity to place the game.</w:t>
      </w:r>
    </w:p>
    <w:p w:rsidR="00D13F8A" w:rsidRDefault="00D13F8A" w:rsidP="00D13F8A">
      <w:pPr>
        <w:rPr>
          <w:sz w:val="22"/>
          <w:szCs w:val="22"/>
          <w:lang w:val="en-US"/>
        </w:rPr>
      </w:pPr>
    </w:p>
    <w:p w:rsidR="00CD1D3F" w:rsidRDefault="00484869" w:rsidP="00CD1D3F">
      <w:pPr>
        <w:keepNext/>
      </w:pPr>
      <w:r>
        <w:rPr>
          <w:sz w:val="22"/>
          <w:szCs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46pt">
            <v:imagedata r:id="rId6" o:title="Screenshot_2014-11-23-17-25-53"/>
          </v:shape>
        </w:pict>
      </w:r>
    </w:p>
    <w:p w:rsidR="00D13F8A" w:rsidRPr="00C81C03" w:rsidRDefault="00CD1D3F" w:rsidP="00CD1D3F">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2</w:t>
      </w:r>
      <w:r>
        <w:fldChar w:fldCharType="end"/>
      </w:r>
      <w:r>
        <w:t xml:space="preserve">: </w:t>
      </w:r>
      <w:proofErr w:type="spellStart"/>
      <w:r>
        <w:t>Sample</w:t>
      </w:r>
      <w:proofErr w:type="spellEnd"/>
      <w:r>
        <w:t xml:space="preserve"> Survey Question </w:t>
      </w:r>
      <w:proofErr w:type="spellStart"/>
      <w:r>
        <w:t>Screenshot</w:t>
      </w:r>
      <w:proofErr w:type="spellEnd"/>
    </w:p>
    <w:p w:rsidR="00F605F3" w:rsidRPr="00C81C03" w:rsidRDefault="00F605F3" w:rsidP="00AE0CB8">
      <w:pPr>
        <w:rPr>
          <w:sz w:val="22"/>
          <w:szCs w:val="22"/>
          <w:lang w:val="en-US"/>
        </w:rPr>
      </w:pPr>
    </w:p>
    <w:p w:rsidR="00C15F17" w:rsidRPr="00C81C03" w:rsidRDefault="00C15F17" w:rsidP="00C15F17">
      <w:pPr>
        <w:pStyle w:val="Heading2"/>
        <w:rPr>
          <w:sz w:val="22"/>
          <w:szCs w:val="22"/>
        </w:rPr>
      </w:pPr>
      <w:r w:rsidRPr="00C81C03">
        <w:rPr>
          <w:sz w:val="22"/>
          <w:szCs w:val="22"/>
        </w:rPr>
        <w:t>Collecting Installed Application Information</w:t>
      </w:r>
    </w:p>
    <w:p w:rsidR="00C15F17" w:rsidRPr="00C81C03" w:rsidRDefault="00C15F17" w:rsidP="00AE0CB8">
      <w:pPr>
        <w:ind w:firstLine="576"/>
        <w:rPr>
          <w:sz w:val="22"/>
          <w:szCs w:val="22"/>
          <w:lang w:val="en-US"/>
        </w:rPr>
      </w:pPr>
      <w:r w:rsidRPr="00C81C03">
        <w:rPr>
          <w:sz w:val="22"/>
          <w:szCs w:val="22"/>
          <w:lang w:val="en-US"/>
        </w:rPr>
        <w:t xml:space="preserve">We would also like to collection information on the other mobile applications that the user also has installed on their mobile device. Android provides native support for collecting this information, so we had to use native Android code in combination with Unity. By collecting this information, we hope to upload the </w:t>
      </w:r>
      <w:r w:rsidRPr="00C81C03">
        <w:rPr>
          <w:sz w:val="22"/>
          <w:szCs w:val="22"/>
          <w:lang w:val="en-US"/>
        </w:rPr>
        <w:lastRenderedPageBreak/>
        <w:t>application information to the server and see if there exists any potential relationships between the number of mobile applications the user has installed on their mobile device and their ADHD diagnosis. We</w:t>
      </w:r>
      <w:r w:rsidR="00291930">
        <w:rPr>
          <w:sz w:val="22"/>
          <w:szCs w:val="22"/>
          <w:lang w:val="en-US"/>
        </w:rPr>
        <w:t xml:space="preserve"> would also like to see if there exists any relationship</w:t>
      </w:r>
      <w:r w:rsidRPr="00C81C03">
        <w:rPr>
          <w:sz w:val="22"/>
          <w:szCs w:val="22"/>
          <w:lang w:val="en-US"/>
        </w:rPr>
        <w:t xml:space="preserve"> between the type of mobile applications that the user has installed on their phone and their ADHD diagnosis.</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Collection of Game Assets</w:t>
      </w:r>
    </w:p>
    <w:p w:rsidR="00C15F17" w:rsidRDefault="00C15F17" w:rsidP="00AE0CB8">
      <w:pPr>
        <w:ind w:firstLine="173"/>
        <w:rPr>
          <w:sz w:val="22"/>
          <w:szCs w:val="22"/>
          <w:lang w:val="en-US"/>
        </w:rPr>
      </w:pPr>
      <w:r w:rsidRPr="00C81C03">
        <w:rPr>
          <w:sz w:val="22"/>
          <w:szCs w:val="22"/>
          <w:lang w:val="en-US"/>
        </w:rPr>
        <w:t>To gather images and other assets that were necessary for the creation of our game, we used images from open source locations. Open source locations let us use their images for free if they are for an educational purpose.</w:t>
      </w:r>
      <w:r w:rsidR="00D13F8A">
        <w:rPr>
          <w:sz w:val="22"/>
          <w:szCs w:val="22"/>
          <w:lang w:val="en-US"/>
        </w:rPr>
        <w:t xml:space="preserve"> </w:t>
      </w:r>
      <w:r w:rsidRPr="00C81C03">
        <w:rPr>
          <w:sz w:val="22"/>
          <w:szCs w:val="22"/>
          <w:lang w:val="en-US"/>
        </w:rPr>
        <w:t>Unity has a large set of open source assets that are available for our use, this greatly aids in our ability for easily create sceneries</w:t>
      </w:r>
      <w:r w:rsidR="00D13F8A">
        <w:rPr>
          <w:sz w:val="22"/>
          <w:szCs w:val="22"/>
          <w:lang w:val="en-US"/>
        </w:rPr>
        <w:t>, sprites,</w:t>
      </w:r>
      <w:r w:rsidRPr="00C81C03">
        <w:rPr>
          <w:sz w:val="22"/>
          <w:szCs w:val="22"/>
          <w:lang w:val="en-US"/>
        </w:rPr>
        <w:t xml:space="preserve"> and other backgrounds since we don't have to worry about spending the time designing and creating all the images necessary for the mobile application.</w:t>
      </w:r>
    </w:p>
    <w:p w:rsidR="00935501" w:rsidRPr="00C81C03" w:rsidRDefault="00935501" w:rsidP="00C15F17">
      <w:pPr>
        <w:ind w:firstLine="173"/>
        <w:rPr>
          <w:sz w:val="22"/>
          <w:szCs w:val="22"/>
          <w:lang w:val="en-US"/>
        </w:rPr>
      </w:pPr>
    </w:p>
    <w:p w:rsidR="0055496B" w:rsidRDefault="00935501" w:rsidP="00F605F3">
      <w:pPr>
        <w:keepNext/>
        <w:ind w:firstLine="173"/>
      </w:pPr>
      <w:r>
        <w:rPr>
          <w:noProof/>
          <w:sz w:val="22"/>
          <w:szCs w:val="22"/>
          <w:lang w:val="en-US"/>
        </w:rPr>
        <w:drawing>
          <wp:inline distT="0" distB="0" distL="0" distR="0" wp14:anchorId="59493927" wp14:editId="692273AB">
            <wp:extent cx="3181350" cy="3143250"/>
            <wp:effectExtent l="0" t="0" r="0" b="0"/>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143250"/>
                    </a:xfrm>
                    <a:prstGeom prst="rect">
                      <a:avLst/>
                    </a:prstGeom>
                    <a:noFill/>
                    <a:ln>
                      <a:noFill/>
                    </a:ln>
                  </pic:spPr>
                </pic:pic>
              </a:graphicData>
            </a:graphic>
          </wp:inline>
        </w:drawing>
      </w:r>
    </w:p>
    <w:p w:rsidR="00482944" w:rsidRDefault="0055496B" w:rsidP="0055496B">
      <w:pPr>
        <w:pStyle w:val="Caption"/>
      </w:pPr>
      <w:r>
        <w:t xml:space="preserve">Figure </w:t>
      </w:r>
      <w:r>
        <w:fldChar w:fldCharType="begin"/>
      </w:r>
      <w:r>
        <w:instrText xml:space="preserve"> SEQ Figure \* ARABIC </w:instrText>
      </w:r>
      <w:r>
        <w:fldChar w:fldCharType="separate"/>
      </w:r>
      <w:r w:rsidR="005900CD">
        <w:rPr>
          <w:noProof/>
        </w:rPr>
        <w:t>3</w:t>
      </w:r>
      <w:r>
        <w:fldChar w:fldCharType="end"/>
      </w:r>
      <w:r>
        <w:t xml:space="preserve">: </w:t>
      </w:r>
      <w:proofErr w:type="spellStart"/>
      <w:r w:rsidR="009E6CF6">
        <w:t>Screenshot</w:t>
      </w:r>
      <w:proofErr w:type="spellEnd"/>
      <w:r w:rsidR="009E6CF6">
        <w:t xml:space="preserve"> of User Jumping Over </w:t>
      </w:r>
      <w:proofErr w:type="spellStart"/>
      <w:r w:rsidR="009E6CF6">
        <w:t>Objects</w:t>
      </w:r>
      <w:proofErr w:type="spellEnd"/>
    </w:p>
    <w:p w:rsidR="00F605F3" w:rsidRPr="00F605F3" w:rsidRDefault="00F605F3" w:rsidP="00F605F3"/>
    <w:p w:rsidR="00C15F17" w:rsidRPr="00C81C03" w:rsidRDefault="00C15F17" w:rsidP="00C15F17">
      <w:pPr>
        <w:pStyle w:val="Heading2"/>
        <w:rPr>
          <w:sz w:val="22"/>
          <w:szCs w:val="22"/>
        </w:rPr>
      </w:pPr>
      <w:r w:rsidRPr="00C81C03">
        <w:rPr>
          <w:sz w:val="22"/>
          <w:szCs w:val="22"/>
        </w:rPr>
        <w:t>Database Design</w:t>
      </w:r>
    </w:p>
    <w:p w:rsidR="00C15F17" w:rsidRPr="00C81C03" w:rsidRDefault="00C15F17" w:rsidP="00AE0CB8">
      <w:pPr>
        <w:ind w:firstLine="576"/>
        <w:rPr>
          <w:sz w:val="22"/>
          <w:szCs w:val="22"/>
          <w:lang w:val="en-US"/>
        </w:rPr>
      </w:pPr>
      <w:r w:rsidRPr="00C81C03">
        <w:rPr>
          <w:sz w:val="22"/>
          <w:szCs w:val="22"/>
          <w:lang w:val="en-US"/>
        </w:rPr>
        <w:t>We will have one database and that database will be housed on the server. The database will consist of four tables; a reaction times table, a survey table, a user table, and an applications installed table. It is important to note that we don't store any identifying data about the user such as their name or anything else that could possibly trace the data back to the user who submitted the data.</w:t>
      </w:r>
      <w:r w:rsidR="005900CD">
        <w:rPr>
          <w:sz w:val="22"/>
          <w:szCs w:val="22"/>
          <w:lang w:val="en-US"/>
        </w:rPr>
        <w:t xml:space="preserve"> The database schema can be seen in figure 4.</w:t>
      </w:r>
      <w:r w:rsidRPr="00C81C03">
        <w:rPr>
          <w:sz w:val="22"/>
          <w:szCs w:val="22"/>
          <w:lang w:val="en-US"/>
        </w:rPr>
        <w:t xml:space="preserve"> </w:t>
      </w:r>
      <w:r w:rsidRPr="00C81C03">
        <w:rPr>
          <w:sz w:val="22"/>
          <w:szCs w:val="22"/>
          <w:lang w:val="en-US"/>
        </w:rPr>
        <w:lastRenderedPageBreak/>
        <w:t xml:space="preserve">We assign each user a unique user id for the purpose of organizing the data and associating each user with their own submitted reaction time data, survey data, and mobile applications installed data. In the event that a user submits more data after they have already submitted some data, we can just add the new data to their data that already exists on the server instead of creating a new entry </w:t>
      </w:r>
      <w:r w:rsidR="005900CD">
        <w:rPr>
          <w:sz w:val="22"/>
          <w:szCs w:val="22"/>
          <w:lang w:val="en-US"/>
        </w:rPr>
        <w:t xml:space="preserve">in the user table. The </w:t>
      </w:r>
      <w:proofErr w:type="spellStart"/>
      <w:r w:rsidR="005900CD">
        <w:rPr>
          <w:sz w:val="22"/>
          <w:szCs w:val="22"/>
          <w:lang w:val="en-US"/>
        </w:rPr>
        <w:t>reaction_</w:t>
      </w:r>
      <w:r w:rsidRPr="00C81C03">
        <w:rPr>
          <w:sz w:val="22"/>
          <w:szCs w:val="22"/>
          <w:lang w:val="en-US"/>
        </w:rPr>
        <w:t>time</w:t>
      </w:r>
      <w:proofErr w:type="spellEnd"/>
      <w:r w:rsidRPr="00C81C03">
        <w:rPr>
          <w:sz w:val="22"/>
          <w:szCs w:val="22"/>
          <w:lang w:val="en-US"/>
        </w:rPr>
        <w:t xml:space="preserve"> table will house the data on the reaction times the user had while they played the game. The survey table will contain the user's answers to the survey that they filled out before they were able to play the game. Finally, the user table will store data on the user such as their unique user id.</w:t>
      </w:r>
    </w:p>
    <w:p w:rsidR="00482944" w:rsidRPr="00C81C03" w:rsidRDefault="00482944" w:rsidP="00C15F17">
      <w:pPr>
        <w:rPr>
          <w:sz w:val="22"/>
          <w:szCs w:val="22"/>
          <w:lang w:val="en-US"/>
        </w:rPr>
      </w:pPr>
    </w:p>
    <w:p w:rsidR="00C15F17" w:rsidRPr="00C81C03" w:rsidRDefault="00C15F17" w:rsidP="00C15F17">
      <w:pPr>
        <w:pStyle w:val="Heading2"/>
        <w:rPr>
          <w:sz w:val="22"/>
          <w:szCs w:val="22"/>
        </w:rPr>
      </w:pPr>
      <w:r w:rsidRPr="00C81C03">
        <w:rPr>
          <w:sz w:val="22"/>
          <w:szCs w:val="22"/>
        </w:rPr>
        <w:t>Privacy and Security of User's Data</w:t>
      </w:r>
    </w:p>
    <w:p w:rsidR="00C15F17" w:rsidRPr="00C81C03" w:rsidRDefault="00C15F17" w:rsidP="00AE0CB8">
      <w:pPr>
        <w:ind w:firstLine="576"/>
        <w:rPr>
          <w:sz w:val="22"/>
          <w:szCs w:val="22"/>
          <w:lang w:val="en-US"/>
        </w:rPr>
      </w:pPr>
      <w:r w:rsidRPr="00C81C03">
        <w:rPr>
          <w:sz w:val="22"/>
          <w:szCs w:val="22"/>
          <w:lang w:val="en-US"/>
        </w:rPr>
        <w:t xml:space="preserve">Due to the sensitive nature of the data that we are attempting to collect, our mobile application must be secure and also must not store any data locally on the mobile device. We </w:t>
      </w:r>
      <w:r w:rsidR="00CD1D3F">
        <w:rPr>
          <w:sz w:val="22"/>
          <w:szCs w:val="22"/>
          <w:lang w:val="en-US"/>
        </w:rPr>
        <w:t>don’t</w:t>
      </w:r>
      <w:r w:rsidRPr="00C81C03">
        <w:rPr>
          <w:sz w:val="22"/>
          <w:szCs w:val="22"/>
          <w:lang w:val="en-US"/>
        </w:rPr>
        <w:t xml:space="preserve"> collect any personally identifiable data about users </w:t>
      </w:r>
      <w:r w:rsidR="00CD1D3F">
        <w:rPr>
          <w:sz w:val="22"/>
          <w:szCs w:val="22"/>
          <w:lang w:val="en-US"/>
        </w:rPr>
        <w:t>that</w:t>
      </w:r>
      <w:r w:rsidRPr="00C81C03">
        <w:rPr>
          <w:sz w:val="22"/>
          <w:szCs w:val="22"/>
          <w:lang w:val="en-US"/>
        </w:rPr>
        <w:t xml:space="preserve"> could be used to trace the data back to the user who submitted the data. However, if there is a circumstance where there are multiple users on the same device, we will need store some local data on the mobile device. In this case, an anonymous identifier </w:t>
      </w:r>
      <w:r w:rsidR="00CD1D3F">
        <w:rPr>
          <w:sz w:val="22"/>
          <w:szCs w:val="22"/>
          <w:lang w:val="en-US"/>
        </w:rPr>
        <w:t>is</w:t>
      </w:r>
      <w:r w:rsidRPr="00C81C03">
        <w:rPr>
          <w:sz w:val="22"/>
          <w:szCs w:val="22"/>
          <w:lang w:val="en-US"/>
        </w:rPr>
        <w:t xml:space="preserve"> generated locally to differentiate between the different users using the same mobile device to play the game and the anonymous identifier will be stored on the mobile device.</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Server Set Up</w:t>
      </w:r>
    </w:p>
    <w:p w:rsidR="00C15F17" w:rsidRPr="00C81C03" w:rsidRDefault="00C15F17" w:rsidP="00AE0CB8">
      <w:pPr>
        <w:ind w:firstLine="576"/>
        <w:rPr>
          <w:sz w:val="22"/>
          <w:szCs w:val="22"/>
          <w:lang w:val="en-US"/>
        </w:rPr>
      </w:pPr>
      <w:r w:rsidRPr="00C81C03">
        <w:rPr>
          <w:sz w:val="22"/>
          <w:szCs w:val="22"/>
          <w:lang w:val="en-US"/>
        </w:rPr>
        <w:t xml:space="preserve">A server had to be set up to accept data sent from the user's mobile device, which is uploading the response time data from the user for further processing along with the application data. We chose to utilize a LAMP set up for the server for easy and efficient set up of the server. The server </w:t>
      </w:r>
      <w:r w:rsidR="00774089">
        <w:rPr>
          <w:sz w:val="22"/>
          <w:szCs w:val="22"/>
          <w:lang w:val="en-US"/>
        </w:rPr>
        <w:t>is</w:t>
      </w:r>
      <w:r w:rsidRPr="00C81C03">
        <w:rPr>
          <w:sz w:val="22"/>
          <w:szCs w:val="22"/>
          <w:lang w:val="en-US"/>
        </w:rPr>
        <w:t xml:space="preserve"> capable of handling requests from multiple clients at once without experiencing any noticeable slow down and </w:t>
      </w:r>
      <w:r w:rsidR="00774089">
        <w:rPr>
          <w:sz w:val="22"/>
          <w:szCs w:val="22"/>
          <w:lang w:val="en-US"/>
        </w:rPr>
        <w:t>is</w:t>
      </w:r>
      <w:r w:rsidRPr="00C81C03">
        <w:rPr>
          <w:sz w:val="22"/>
          <w:szCs w:val="22"/>
          <w:lang w:val="en-US"/>
        </w:rPr>
        <w:t xml:space="preserve"> secure</w:t>
      </w:r>
      <w:r w:rsidR="00774089">
        <w:rPr>
          <w:sz w:val="22"/>
          <w:szCs w:val="22"/>
          <w:lang w:val="en-US"/>
        </w:rPr>
        <w:t xml:space="preserve"> enough</w:t>
      </w:r>
      <w:r w:rsidRPr="00C81C03">
        <w:rPr>
          <w:sz w:val="22"/>
          <w:szCs w:val="22"/>
          <w:lang w:val="en-US"/>
        </w:rPr>
        <w:t xml:space="preserve"> to prevent any possible theft or corruption of the data that </w:t>
      </w:r>
      <w:r w:rsidR="00C8186E">
        <w:rPr>
          <w:sz w:val="22"/>
          <w:szCs w:val="22"/>
          <w:lang w:val="en-US"/>
        </w:rPr>
        <w:t xml:space="preserve">is </w:t>
      </w:r>
      <w:r w:rsidRPr="00C81C03">
        <w:rPr>
          <w:sz w:val="22"/>
          <w:szCs w:val="22"/>
          <w:lang w:val="en-US"/>
        </w:rPr>
        <w:t>stored on the server.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Development of Game and Game Mechanics</w:t>
      </w:r>
    </w:p>
    <w:p w:rsidR="00C15F17" w:rsidRDefault="00C15F17" w:rsidP="00C15F17">
      <w:pPr>
        <w:ind w:firstLine="173"/>
        <w:rPr>
          <w:sz w:val="22"/>
          <w:szCs w:val="22"/>
          <w:lang w:val="en-US"/>
        </w:rPr>
      </w:pPr>
      <w:r w:rsidRPr="00C81C03">
        <w:rPr>
          <w:sz w:val="22"/>
          <w:szCs w:val="22"/>
          <w:lang w:val="en-US"/>
        </w:rPr>
        <w:t>To gather data from user, we thought that the best way to get a large and varied pool of sufficient data would be to develop a mobile application that is a game. This way, it would be entertaining for the user to play and the user may be willing to submit more data by playing longer or more often. Since the game is mobile, we would be able to reach an audience all across the United States and possibly even globally.</w:t>
      </w:r>
    </w:p>
    <w:p w:rsidR="00151FD7" w:rsidRPr="00C81C03" w:rsidRDefault="00151FD7" w:rsidP="00C15F17">
      <w:pPr>
        <w:ind w:firstLine="173"/>
        <w:rPr>
          <w:sz w:val="22"/>
          <w:szCs w:val="22"/>
          <w:lang w:val="en-US"/>
        </w:rPr>
      </w:pPr>
    </w:p>
    <w:p w:rsidR="005900CD" w:rsidRDefault="005900CD" w:rsidP="005900CD">
      <w:pPr>
        <w:keepNext/>
        <w:ind w:firstLine="173"/>
      </w:pPr>
      <w:r>
        <w:rPr>
          <w:noProof/>
          <w:sz w:val="22"/>
          <w:szCs w:val="22"/>
          <w:lang w:val="en-US"/>
        </w:rPr>
        <w:drawing>
          <wp:inline distT="0" distB="0" distL="0" distR="0" wp14:anchorId="14566B17" wp14:editId="525719E3">
            <wp:extent cx="2981325" cy="2343150"/>
            <wp:effectExtent l="0" t="0" r="9525" b="0"/>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2343150"/>
                    </a:xfrm>
                    <a:prstGeom prst="rect">
                      <a:avLst/>
                    </a:prstGeom>
                    <a:noFill/>
                    <a:ln>
                      <a:noFill/>
                    </a:ln>
                  </pic:spPr>
                </pic:pic>
              </a:graphicData>
            </a:graphic>
          </wp:inline>
        </w:drawing>
      </w:r>
    </w:p>
    <w:p w:rsidR="005900CD" w:rsidRDefault="005900CD" w:rsidP="005900CD">
      <w:pPr>
        <w:pStyle w:val="Caption"/>
        <w:rPr>
          <w:sz w:val="22"/>
          <w:szCs w:val="22"/>
          <w:lang w:val="en-US"/>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Database</w:t>
      </w:r>
      <w:proofErr w:type="spellEnd"/>
      <w:r>
        <w:t xml:space="preserve"> </w:t>
      </w:r>
      <w:proofErr w:type="spellStart"/>
      <w:r>
        <w:t>Schema</w:t>
      </w:r>
      <w:proofErr w:type="spellEnd"/>
    </w:p>
    <w:p w:rsidR="005900CD" w:rsidRDefault="005900CD"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 xml:space="preserve">To develop the game, we first needed to decide on the game type, we </w:t>
      </w:r>
      <w:r w:rsidR="006D0C90">
        <w:rPr>
          <w:sz w:val="22"/>
          <w:szCs w:val="22"/>
          <w:lang w:val="en-US"/>
        </w:rPr>
        <w:t xml:space="preserve">eventually </w:t>
      </w:r>
      <w:r w:rsidRPr="00C81C03">
        <w:rPr>
          <w:sz w:val="22"/>
          <w:szCs w:val="22"/>
          <w:lang w:val="en-US"/>
        </w:rPr>
        <w:t xml:space="preserve">decided </w:t>
      </w:r>
      <w:r w:rsidR="006D0C90">
        <w:rPr>
          <w:sz w:val="22"/>
          <w:szCs w:val="22"/>
          <w:lang w:val="en-US"/>
        </w:rPr>
        <w:t>up</w:t>
      </w:r>
      <w:r w:rsidRPr="00C81C03">
        <w:rPr>
          <w:sz w:val="22"/>
          <w:szCs w:val="22"/>
          <w:lang w:val="en-US"/>
        </w:rPr>
        <w:t xml:space="preserve">on a </w:t>
      </w:r>
      <w:r w:rsidR="006D0C90">
        <w:rPr>
          <w:sz w:val="22"/>
          <w:szCs w:val="22"/>
          <w:lang w:val="en-US"/>
        </w:rPr>
        <w:t>two-dimensional</w:t>
      </w:r>
      <w:r w:rsidRPr="00C81C03">
        <w:rPr>
          <w:sz w:val="22"/>
          <w:szCs w:val="22"/>
          <w:lang w:val="en-US"/>
        </w:rPr>
        <w:t xml:space="preserve"> side </w:t>
      </w:r>
      <w:proofErr w:type="spellStart"/>
      <w:r w:rsidRPr="00C81C03">
        <w:rPr>
          <w:sz w:val="22"/>
          <w:szCs w:val="22"/>
          <w:lang w:val="en-US"/>
        </w:rPr>
        <w:t>scroller</w:t>
      </w:r>
      <w:proofErr w:type="spellEnd"/>
      <w:r w:rsidR="006D0C90">
        <w:rPr>
          <w:sz w:val="22"/>
          <w:szCs w:val="22"/>
          <w:lang w:val="en-US"/>
        </w:rPr>
        <w:t xml:space="preserve"> game</w:t>
      </w:r>
      <w:r w:rsidRPr="00C81C03">
        <w:rPr>
          <w:sz w:val="22"/>
          <w:szCs w:val="22"/>
          <w:lang w:val="en-US"/>
        </w:rPr>
        <w:t xml:space="preserve">. To gather response time data, we decided to have objects which spontaneously pop up in front of the user. The response time is then calculated by the amount of time it takes the user to press </w:t>
      </w:r>
      <w:r w:rsidR="006D0C90">
        <w:rPr>
          <w:sz w:val="22"/>
          <w:szCs w:val="22"/>
          <w:lang w:val="en-US"/>
        </w:rPr>
        <w:t xml:space="preserve">or tap </w:t>
      </w:r>
      <w:r w:rsidRPr="00C81C03">
        <w:rPr>
          <w:sz w:val="22"/>
          <w:szCs w:val="22"/>
          <w:lang w:val="en-US"/>
        </w:rPr>
        <w:t xml:space="preserve">the screen to jump over the object from the time that the object first appeared. If the user is unable to dodge or jump over these items, then they will lose a health point. When the use runs out of health points, the game will be over. The user will have a score and they can increase their score by lasting a longer period of time in the game and possibly by collecting bonus items throughout game play. </w:t>
      </w:r>
      <w:r w:rsidR="00572B81">
        <w:rPr>
          <w:sz w:val="22"/>
          <w:szCs w:val="22"/>
          <w:lang w:val="en-US"/>
        </w:rPr>
        <w:t xml:space="preserve">Samples screenshots of gameplay can be seen in figure 3 and figure </w:t>
      </w:r>
      <w:r w:rsidR="005900CD">
        <w:rPr>
          <w:sz w:val="22"/>
          <w:szCs w:val="22"/>
          <w:lang w:val="en-US"/>
        </w:rPr>
        <w:t>5</w:t>
      </w:r>
      <w:r w:rsidR="00572B81">
        <w:rPr>
          <w:sz w:val="22"/>
          <w:szCs w:val="22"/>
          <w:lang w:val="en-US"/>
        </w:rPr>
        <w:t>.</w:t>
      </w:r>
    </w:p>
    <w:p w:rsidR="00572B81" w:rsidRDefault="00572B81"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We </w:t>
      </w:r>
      <w:r w:rsidR="006D0C90">
        <w:rPr>
          <w:sz w:val="22"/>
          <w:szCs w:val="22"/>
          <w:lang w:val="en-US"/>
        </w:rPr>
        <w:t>plan on</w:t>
      </w:r>
      <w:r w:rsidRPr="00C81C03">
        <w:rPr>
          <w:sz w:val="22"/>
          <w:szCs w:val="22"/>
          <w:lang w:val="en-US"/>
        </w:rPr>
        <w:t xml:space="preserve"> add</w:t>
      </w:r>
      <w:r w:rsidR="006D0C90">
        <w:rPr>
          <w:sz w:val="22"/>
          <w:szCs w:val="22"/>
          <w:lang w:val="en-US"/>
        </w:rPr>
        <w:t>ing</w:t>
      </w:r>
      <w:r w:rsidRPr="00C81C03">
        <w:rPr>
          <w:sz w:val="22"/>
          <w:szCs w:val="22"/>
          <w:lang w:val="en-US"/>
        </w:rPr>
        <w:t xml:space="preserve"> a leveling system so that we can make the levels become incrementally harder or just to give the user's a </w:t>
      </w:r>
      <w:proofErr w:type="spellStart"/>
      <w:r w:rsidRPr="00C81C03">
        <w:rPr>
          <w:sz w:val="22"/>
          <w:szCs w:val="22"/>
          <w:lang w:val="en-US"/>
        </w:rPr>
        <w:t>change up</w:t>
      </w:r>
      <w:proofErr w:type="spellEnd"/>
      <w:r w:rsidRPr="00C81C03">
        <w:rPr>
          <w:sz w:val="22"/>
          <w:szCs w:val="22"/>
          <w:lang w:val="en-US"/>
        </w:rPr>
        <w:t xml:space="preserve"> of scenery in the game so that it doesn't </w:t>
      </w:r>
      <w:r w:rsidR="006D0C90">
        <w:rPr>
          <w:sz w:val="22"/>
          <w:szCs w:val="22"/>
          <w:lang w:val="en-US"/>
        </w:rPr>
        <w:t>become</w:t>
      </w:r>
      <w:r w:rsidRPr="00C81C03">
        <w:rPr>
          <w:sz w:val="22"/>
          <w:szCs w:val="22"/>
          <w:lang w:val="en-US"/>
        </w:rPr>
        <w:t xml:space="preserve"> as boring as fast. The implementation of the health system, score system, and level system aren't necessary, but we believe that by implementing them, we may be able to attract more users and also keep </w:t>
      </w:r>
      <w:r w:rsidR="006D0C90">
        <w:rPr>
          <w:sz w:val="22"/>
          <w:szCs w:val="22"/>
          <w:lang w:val="en-US"/>
        </w:rPr>
        <w:t>our use base more entertained and</w:t>
      </w:r>
      <w:r w:rsidRPr="00C81C03">
        <w:rPr>
          <w:sz w:val="22"/>
          <w:szCs w:val="22"/>
          <w:lang w:val="en-US"/>
        </w:rPr>
        <w:t xml:space="preserve"> playing the game for long periods of time, which will allow us to gather a larger pool of data for each user.</w:t>
      </w:r>
    </w:p>
    <w:p w:rsidR="00482944" w:rsidRPr="00C81C03" w:rsidRDefault="00482944"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In order to implement these we need</w:t>
      </w:r>
      <w:r w:rsidR="00C92188">
        <w:rPr>
          <w:sz w:val="22"/>
          <w:szCs w:val="22"/>
          <w:lang w:val="en-US"/>
        </w:rPr>
        <w:t>ed</w:t>
      </w:r>
      <w:r w:rsidRPr="00C81C03">
        <w:rPr>
          <w:sz w:val="22"/>
          <w:szCs w:val="22"/>
          <w:lang w:val="en-US"/>
        </w:rPr>
        <w:t xml:space="preserve"> to have a variety of mechanics in the game set up for all of these tasks. A big mechanic is collision detection. Thankfully, Unity provides </w:t>
      </w:r>
      <w:proofErr w:type="gramStart"/>
      <w:r w:rsidR="00C92188">
        <w:rPr>
          <w:sz w:val="22"/>
          <w:szCs w:val="22"/>
          <w:lang w:val="en-US"/>
        </w:rPr>
        <w:t xml:space="preserve">many </w:t>
      </w:r>
      <w:r w:rsidR="00BD616B">
        <w:rPr>
          <w:sz w:val="22"/>
          <w:szCs w:val="22"/>
          <w:lang w:val="en-US"/>
        </w:rPr>
        <w:t xml:space="preserve"> t</w:t>
      </w:r>
      <w:r w:rsidRPr="00C81C03">
        <w:rPr>
          <w:sz w:val="22"/>
          <w:szCs w:val="22"/>
          <w:lang w:val="en-US"/>
        </w:rPr>
        <w:t>ools</w:t>
      </w:r>
      <w:proofErr w:type="gramEnd"/>
      <w:r w:rsidRPr="00C81C03">
        <w:rPr>
          <w:sz w:val="22"/>
          <w:szCs w:val="22"/>
          <w:lang w:val="en-US"/>
        </w:rPr>
        <w:t xml:space="preserve"> for collision detection </w:t>
      </w:r>
      <w:r w:rsidR="00C92188">
        <w:rPr>
          <w:sz w:val="22"/>
          <w:szCs w:val="22"/>
          <w:lang w:val="en-US"/>
        </w:rPr>
        <w:t>, which made it a much</w:t>
      </w:r>
      <w:r w:rsidRPr="00C81C03">
        <w:rPr>
          <w:sz w:val="22"/>
          <w:szCs w:val="22"/>
          <w:lang w:val="en-US"/>
        </w:rPr>
        <w:t xml:space="preserve"> easier task</w:t>
      </w:r>
      <w:r w:rsidR="00C92188">
        <w:rPr>
          <w:sz w:val="22"/>
          <w:szCs w:val="22"/>
          <w:lang w:val="en-US"/>
        </w:rPr>
        <w:t xml:space="preserve"> for us to implement the collision detection</w:t>
      </w:r>
      <w:r w:rsidRPr="00C81C03">
        <w:rPr>
          <w:sz w:val="22"/>
          <w:szCs w:val="22"/>
          <w:lang w:val="en-US"/>
        </w:rPr>
        <w:t xml:space="preserve">. Collision detection is used to detect whether or not the user successfully jumps over objects or collides with any other objects on screen. </w:t>
      </w:r>
      <w:r w:rsidRPr="00C81C03">
        <w:rPr>
          <w:sz w:val="22"/>
          <w:szCs w:val="22"/>
          <w:lang w:val="en-US"/>
        </w:rPr>
        <w:lastRenderedPageBreak/>
        <w:t xml:space="preserve">Using Unity's built in physics tools, we </w:t>
      </w:r>
      <w:r w:rsidR="00ED29D8">
        <w:rPr>
          <w:sz w:val="22"/>
          <w:szCs w:val="22"/>
          <w:lang w:val="en-US"/>
        </w:rPr>
        <w:t>were also</w:t>
      </w:r>
      <w:r w:rsidRPr="00C81C03">
        <w:rPr>
          <w:sz w:val="22"/>
          <w:szCs w:val="22"/>
          <w:lang w:val="en-US"/>
        </w:rPr>
        <w:t xml:space="preserve"> able to </w:t>
      </w:r>
      <w:r w:rsidR="00ED29D8">
        <w:rPr>
          <w:sz w:val="22"/>
          <w:szCs w:val="22"/>
          <w:lang w:val="en-US"/>
        </w:rPr>
        <w:t>easily allow the</w:t>
      </w:r>
      <w:r w:rsidRPr="00C81C03">
        <w:rPr>
          <w:sz w:val="22"/>
          <w:szCs w:val="22"/>
          <w:lang w:val="en-US"/>
        </w:rPr>
        <w:t xml:space="preserve"> user</w:t>
      </w:r>
      <w:r w:rsidR="00ED29D8">
        <w:rPr>
          <w:sz w:val="22"/>
          <w:szCs w:val="22"/>
          <w:lang w:val="en-US"/>
        </w:rPr>
        <w:t>’s character to jump</w:t>
      </w:r>
      <w:r w:rsidRPr="00C81C03">
        <w:rPr>
          <w:sz w:val="22"/>
          <w:szCs w:val="22"/>
          <w:lang w:val="en-US"/>
        </w:rPr>
        <w:t xml:space="preserve"> and hence are able to make the user jump over objects by having the user click</w:t>
      </w:r>
      <w:r w:rsidR="00ED29D8">
        <w:rPr>
          <w:sz w:val="22"/>
          <w:szCs w:val="22"/>
          <w:lang w:val="en-US"/>
        </w:rPr>
        <w:t xml:space="preserve"> or tap</w:t>
      </w:r>
      <w:r w:rsidR="006D0C90">
        <w:rPr>
          <w:sz w:val="22"/>
          <w:szCs w:val="22"/>
          <w:lang w:val="en-US"/>
        </w:rPr>
        <w:t xml:space="preserve"> </w:t>
      </w:r>
      <w:r w:rsidR="006D0C90" w:rsidRPr="00C81C03">
        <w:rPr>
          <w:sz w:val="22"/>
          <w:szCs w:val="22"/>
          <w:lang w:val="en-US"/>
        </w:rPr>
        <w:t>on the screen.</w:t>
      </w:r>
    </w:p>
    <w:p w:rsidR="00151FD7" w:rsidRDefault="00151FD7" w:rsidP="00C15F17">
      <w:pPr>
        <w:ind w:firstLine="173"/>
        <w:rPr>
          <w:sz w:val="22"/>
          <w:szCs w:val="22"/>
          <w:lang w:val="en-US"/>
        </w:rPr>
      </w:pPr>
    </w:p>
    <w:p w:rsidR="006D0C90" w:rsidRDefault="00484869" w:rsidP="006D0C90">
      <w:pPr>
        <w:keepNext/>
        <w:ind w:firstLine="173"/>
      </w:pPr>
      <w:r>
        <w:rPr>
          <w:sz w:val="22"/>
          <w:szCs w:val="22"/>
          <w:lang w:val="en-US"/>
        </w:rPr>
        <w:pict>
          <v:shape id="_x0000_i1026" type="#_x0000_t75" style="width:250.5pt;height:260.25pt">
            <v:imagedata r:id="rId9" o:title="Screenshot_2014-11-23-17-26-18"/>
          </v:shape>
        </w:pict>
      </w:r>
    </w:p>
    <w:p w:rsidR="006D0C90" w:rsidRDefault="006D0C90" w:rsidP="006D0C90">
      <w:pPr>
        <w:pStyle w:val="Caption"/>
      </w:pPr>
      <w:r>
        <w:t xml:space="preserve">Figure </w:t>
      </w:r>
      <w:r w:rsidR="005900CD">
        <w:t>5</w:t>
      </w:r>
      <w:proofErr w:type="gramStart"/>
      <w:r>
        <w:t xml:space="preserve">:  </w:t>
      </w:r>
      <w:proofErr w:type="spellStart"/>
      <w:r>
        <w:t>Sample</w:t>
      </w:r>
      <w:proofErr w:type="spellEnd"/>
      <w:proofErr w:type="gramEnd"/>
      <w:r>
        <w:t xml:space="preserve"> </w:t>
      </w:r>
      <w:proofErr w:type="spellStart"/>
      <w:r>
        <w:t>screenshot</w:t>
      </w:r>
      <w:proofErr w:type="spellEnd"/>
      <w:r w:rsidR="00EB111D">
        <w:t xml:space="preserve"> of </w:t>
      </w:r>
      <w:proofErr w:type="spellStart"/>
      <w:r w:rsidR="00EB111D">
        <w:t>Character</w:t>
      </w:r>
      <w:proofErr w:type="spellEnd"/>
      <w:r w:rsidR="00EB111D">
        <w:t xml:space="preserve"> </w:t>
      </w:r>
      <w:proofErr w:type="spellStart"/>
      <w:r w:rsidR="00EB111D">
        <w:t>Moving</w:t>
      </w:r>
      <w:proofErr w:type="spellEnd"/>
      <w:r w:rsidR="00EB111D">
        <w:t xml:space="preserve"> </w:t>
      </w:r>
      <w:proofErr w:type="spellStart"/>
      <w:r w:rsidR="00EB111D">
        <w:t>Across</w:t>
      </w:r>
      <w:proofErr w:type="spellEnd"/>
      <w:r w:rsidR="00EB111D">
        <w:t xml:space="preserve"> </w:t>
      </w:r>
      <w:proofErr w:type="spellStart"/>
      <w:r w:rsidR="00EB111D">
        <w:t>Screen</w:t>
      </w:r>
      <w:proofErr w:type="spellEnd"/>
    </w:p>
    <w:p w:rsidR="00482944" w:rsidRPr="00C81C03" w:rsidRDefault="00C15F17" w:rsidP="00F43874">
      <w:pPr>
        <w:ind w:firstLine="173"/>
        <w:rPr>
          <w:sz w:val="22"/>
          <w:szCs w:val="22"/>
          <w:lang w:val="en-US"/>
        </w:rPr>
      </w:pPr>
      <w:r w:rsidRPr="00C81C03">
        <w:rPr>
          <w:sz w:val="22"/>
          <w:szCs w:val="22"/>
          <w:lang w:val="en-US"/>
        </w:rPr>
        <w:t xml:space="preserve"> </w:t>
      </w:r>
    </w:p>
    <w:p w:rsidR="00C15F17" w:rsidRPr="00C81C03" w:rsidRDefault="00C15F17" w:rsidP="00C15F17">
      <w:pPr>
        <w:pStyle w:val="Heading2"/>
        <w:rPr>
          <w:sz w:val="22"/>
          <w:szCs w:val="22"/>
        </w:rPr>
      </w:pPr>
      <w:r w:rsidRPr="00C81C03">
        <w:rPr>
          <w:sz w:val="22"/>
          <w:szCs w:val="22"/>
        </w:rPr>
        <w:t>Server Side Scripts for Analyzing Data</w:t>
      </w:r>
    </w:p>
    <w:p w:rsidR="00C15F17" w:rsidRDefault="00C15F17" w:rsidP="00C15F17">
      <w:pPr>
        <w:ind w:firstLine="173"/>
        <w:rPr>
          <w:sz w:val="22"/>
          <w:szCs w:val="22"/>
          <w:lang w:val="en-US"/>
        </w:rPr>
      </w:pPr>
      <w:r w:rsidRPr="00C81C03">
        <w:rPr>
          <w:sz w:val="22"/>
          <w:szCs w:val="22"/>
          <w:lang w:val="en-US"/>
        </w:rPr>
        <w:t>Server side scripts are the scripts that reside on the server which are responsible for processing and analyzing the response time data that the users send to the server from</w:t>
      </w:r>
      <w:r w:rsidR="0055496B">
        <w:rPr>
          <w:sz w:val="22"/>
          <w:szCs w:val="22"/>
          <w:lang w:val="en-US"/>
        </w:rPr>
        <w:t xml:space="preserve"> the application in</w:t>
      </w:r>
      <w:r w:rsidRPr="00C81C03">
        <w:rPr>
          <w:sz w:val="22"/>
          <w:szCs w:val="22"/>
          <w:lang w:val="en-US"/>
        </w:rPr>
        <w:t xml:space="preserve"> their mobile devices. These scripts </w:t>
      </w:r>
      <w:r w:rsidR="0055496B">
        <w:rPr>
          <w:sz w:val="22"/>
          <w:szCs w:val="22"/>
          <w:lang w:val="en-US"/>
        </w:rPr>
        <w:t>are</w:t>
      </w:r>
      <w:r w:rsidRPr="00C81C03">
        <w:rPr>
          <w:sz w:val="22"/>
          <w:szCs w:val="22"/>
          <w:lang w:val="en-US"/>
        </w:rPr>
        <w:t xml:space="preserve"> written in the Python program</w:t>
      </w:r>
      <w:r w:rsidR="00291930">
        <w:rPr>
          <w:sz w:val="22"/>
          <w:szCs w:val="22"/>
          <w:lang w:val="en-US"/>
        </w:rPr>
        <w:t>ming language</w:t>
      </w:r>
      <w:r w:rsidR="0055496B">
        <w:rPr>
          <w:sz w:val="22"/>
          <w:szCs w:val="22"/>
          <w:lang w:val="en-US"/>
        </w:rPr>
        <w:t xml:space="preserve"> and PHP. With Python, we</w:t>
      </w:r>
      <w:r w:rsidR="00291930">
        <w:rPr>
          <w:sz w:val="22"/>
          <w:szCs w:val="22"/>
          <w:lang w:val="en-US"/>
        </w:rPr>
        <w:t xml:space="preserve"> </w:t>
      </w:r>
      <w:r w:rsidR="0055496B">
        <w:rPr>
          <w:sz w:val="22"/>
          <w:szCs w:val="22"/>
          <w:lang w:val="en-US"/>
        </w:rPr>
        <w:t>utilize</w:t>
      </w:r>
      <w:r w:rsidR="00291930">
        <w:rPr>
          <w:sz w:val="22"/>
          <w:szCs w:val="22"/>
          <w:lang w:val="en-US"/>
        </w:rPr>
        <w:t xml:space="preserve"> the </w:t>
      </w:r>
      <w:proofErr w:type="spellStart"/>
      <w:r w:rsidR="00291930">
        <w:rPr>
          <w:sz w:val="22"/>
          <w:szCs w:val="22"/>
          <w:lang w:val="en-US"/>
        </w:rPr>
        <w:t>Numpy</w:t>
      </w:r>
      <w:proofErr w:type="spellEnd"/>
      <w:r w:rsidR="00291930">
        <w:rPr>
          <w:sz w:val="22"/>
          <w:szCs w:val="22"/>
          <w:lang w:val="en-US"/>
        </w:rPr>
        <w:t xml:space="preserve"> and </w:t>
      </w:r>
      <w:proofErr w:type="spellStart"/>
      <w:r w:rsidR="00291930">
        <w:rPr>
          <w:sz w:val="22"/>
          <w:szCs w:val="22"/>
          <w:lang w:val="en-US"/>
        </w:rPr>
        <w:t>SciP</w:t>
      </w:r>
      <w:r w:rsidRPr="00C81C03">
        <w:rPr>
          <w:sz w:val="22"/>
          <w:szCs w:val="22"/>
          <w:lang w:val="en-US"/>
        </w:rPr>
        <w:t>y</w:t>
      </w:r>
      <w:proofErr w:type="spellEnd"/>
      <w:r w:rsidRPr="00C81C03">
        <w:rPr>
          <w:sz w:val="22"/>
          <w:szCs w:val="22"/>
          <w:lang w:val="en-US"/>
        </w:rPr>
        <w:t xml:space="preserve"> libraries for performing the statistical analysis</w:t>
      </w:r>
      <w:r w:rsidR="00291930">
        <w:rPr>
          <w:sz w:val="22"/>
          <w:szCs w:val="22"/>
          <w:lang w:val="en-US"/>
        </w:rPr>
        <w:t xml:space="preserve"> and mining of</w:t>
      </w:r>
      <w:r w:rsidRPr="00C81C03">
        <w:rPr>
          <w:sz w:val="22"/>
          <w:szCs w:val="22"/>
          <w:lang w:val="en-US"/>
        </w:rPr>
        <w:t xml:space="preserve"> the data</w:t>
      </w:r>
      <w:r w:rsidR="00291930">
        <w:rPr>
          <w:sz w:val="22"/>
          <w:szCs w:val="22"/>
          <w:lang w:val="en-US"/>
        </w:rPr>
        <w:t xml:space="preserve"> that is collected by the mobile application</w:t>
      </w:r>
      <w:r w:rsidRPr="00C81C03">
        <w:rPr>
          <w:sz w:val="22"/>
          <w:szCs w:val="22"/>
          <w:lang w:val="en-US"/>
        </w:rPr>
        <w:t>.</w:t>
      </w:r>
    </w:p>
    <w:p w:rsidR="00291930" w:rsidRPr="00C81C03" w:rsidRDefault="00291930" w:rsidP="00C15F17">
      <w:pPr>
        <w:ind w:firstLine="173"/>
        <w:rPr>
          <w:sz w:val="22"/>
          <w:szCs w:val="22"/>
          <w:lang w:val="en-US"/>
        </w:rPr>
      </w:pPr>
    </w:p>
    <w:p w:rsidR="00C15F17" w:rsidRPr="00A179C2" w:rsidRDefault="00C15F17" w:rsidP="00A179C2">
      <w:pPr>
        <w:ind w:firstLine="173"/>
        <w:rPr>
          <w:sz w:val="22"/>
          <w:szCs w:val="22"/>
          <w:lang w:val="en-US"/>
        </w:rPr>
      </w:pPr>
      <w:r w:rsidRPr="00C81C03">
        <w:rPr>
          <w:sz w:val="22"/>
          <w:szCs w:val="22"/>
          <w:lang w:val="en-US"/>
        </w:rPr>
        <w:t xml:space="preserve">These Python </w:t>
      </w:r>
      <w:r w:rsidR="0055496B">
        <w:rPr>
          <w:sz w:val="22"/>
          <w:szCs w:val="22"/>
          <w:lang w:val="en-US"/>
        </w:rPr>
        <w:t xml:space="preserve">and PHP </w:t>
      </w:r>
      <w:r w:rsidRPr="00C81C03">
        <w:rPr>
          <w:sz w:val="22"/>
          <w:szCs w:val="22"/>
          <w:lang w:val="en-US"/>
        </w:rPr>
        <w:t xml:space="preserve">scripts </w:t>
      </w:r>
      <w:r w:rsidR="0055496B">
        <w:rPr>
          <w:sz w:val="22"/>
          <w:szCs w:val="22"/>
          <w:lang w:val="en-US"/>
        </w:rPr>
        <w:t>are</w:t>
      </w:r>
      <w:r w:rsidRPr="00C81C03">
        <w:rPr>
          <w:sz w:val="22"/>
          <w:szCs w:val="22"/>
          <w:lang w:val="en-US"/>
        </w:rPr>
        <w:t xml:space="preserve"> responsible for accepting </w:t>
      </w:r>
      <w:r w:rsidR="0055496B">
        <w:rPr>
          <w:sz w:val="22"/>
          <w:szCs w:val="22"/>
          <w:lang w:val="en-US"/>
        </w:rPr>
        <w:t xml:space="preserve">the </w:t>
      </w:r>
      <w:r w:rsidRPr="00C81C03">
        <w:rPr>
          <w:sz w:val="22"/>
          <w:szCs w:val="22"/>
          <w:lang w:val="en-US"/>
        </w:rPr>
        <w:t xml:space="preserve">data, parsing the data, organizing the data, and storing the data into the SQL database </w:t>
      </w:r>
      <w:r w:rsidR="0055496B">
        <w:rPr>
          <w:sz w:val="22"/>
          <w:szCs w:val="22"/>
          <w:lang w:val="en-US"/>
        </w:rPr>
        <w:t>located on the server. These</w:t>
      </w:r>
      <w:r w:rsidRPr="00C81C03">
        <w:rPr>
          <w:sz w:val="22"/>
          <w:szCs w:val="22"/>
          <w:lang w:val="en-US"/>
        </w:rPr>
        <w:t xml:space="preserve"> scripts </w:t>
      </w:r>
      <w:r w:rsidR="0055496B">
        <w:rPr>
          <w:sz w:val="22"/>
          <w:szCs w:val="22"/>
          <w:lang w:val="en-US"/>
        </w:rPr>
        <w:t>are also</w:t>
      </w:r>
      <w:r w:rsidRPr="00C81C03">
        <w:rPr>
          <w:sz w:val="22"/>
          <w:szCs w:val="22"/>
          <w:lang w:val="en-US"/>
        </w:rPr>
        <w:t xml:space="preserve"> responsible for pulling data from the server and mining the data for any possible patterns that may exist in the data. We hope to </w:t>
      </w:r>
      <w:r w:rsidR="00390BE0" w:rsidRPr="00C81C03">
        <w:rPr>
          <w:sz w:val="22"/>
          <w:szCs w:val="22"/>
          <w:lang w:val="en-US"/>
        </w:rPr>
        <w:t>find some</w:t>
      </w:r>
      <w:r w:rsidRPr="00C81C03">
        <w:rPr>
          <w:sz w:val="22"/>
          <w:szCs w:val="22"/>
          <w:lang w:val="en-US"/>
        </w:rPr>
        <w:t xml:space="preserve"> sort of relationship between reaction times and people who have been diagnosed with ADHD and haven't been diagnosed with ADHD. We also hope to find some sort of relationship between the number of mobile applications that the user has installed and the types of mobile applications that the user has installed and whether or not the user has been previously </w:t>
      </w:r>
      <w:r w:rsidRPr="00C81C03">
        <w:rPr>
          <w:sz w:val="22"/>
          <w:szCs w:val="22"/>
          <w:lang w:val="en-US"/>
        </w:rPr>
        <w:lastRenderedPageBreak/>
        <w:t xml:space="preserve">diagnosed with ADHD. </w:t>
      </w:r>
      <w:r w:rsidR="0055496B">
        <w:rPr>
          <w:sz w:val="22"/>
          <w:szCs w:val="22"/>
          <w:lang w:val="en-US"/>
        </w:rPr>
        <w:t>The Python scripts look at a large variety of characteristics in the data such as correlations between variability of reaction times and ADHD diagnosis. With enough data, we hope to be able to establish strong enough confidence intervals for back our findings and show how strong our conclusions are. Unfortunately, the HIPAA approval is required before we can actually started collecting data from people, so we can’t draw any conclusions with the results from the scripts until we get HIPAA approval and start collecting data from users</w:t>
      </w:r>
    </w:p>
    <w:p w:rsidR="00482944" w:rsidRPr="00C81C03" w:rsidRDefault="00482944" w:rsidP="00C15F17">
      <w:pPr>
        <w:ind w:firstLine="173"/>
        <w:rPr>
          <w:sz w:val="22"/>
          <w:szCs w:val="22"/>
          <w:lang w:val="en-US"/>
        </w:rPr>
      </w:pPr>
    </w:p>
    <w:p w:rsidR="00C15F17" w:rsidRDefault="00C15F17" w:rsidP="00C15F17">
      <w:pPr>
        <w:pStyle w:val="Heading2"/>
        <w:rPr>
          <w:sz w:val="22"/>
          <w:szCs w:val="22"/>
        </w:rPr>
      </w:pPr>
      <w:r w:rsidRPr="00C81C03">
        <w:rPr>
          <w:sz w:val="22"/>
          <w:szCs w:val="22"/>
        </w:rPr>
        <w:t>User Interface</w:t>
      </w:r>
    </w:p>
    <w:p w:rsidR="00A179C2" w:rsidRPr="00A179C2" w:rsidRDefault="00A179C2" w:rsidP="00A179C2">
      <w:pPr>
        <w:rPr>
          <w:sz w:val="22"/>
          <w:szCs w:val="22"/>
          <w:lang w:val="en-US"/>
        </w:rPr>
      </w:pPr>
      <w:r>
        <w:rPr>
          <w:sz w:val="22"/>
          <w:szCs w:val="22"/>
          <w:lang w:val="en-US"/>
        </w:rPr>
        <w:t xml:space="preserve">   </w:t>
      </w:r>
      <w:r w:rsidRPr="00A179C2">
        <w:rPr>
          <w:sz w:val="22"/>
          <w:szCs w:val="22"/>
          <w:lang w:val="en-US"/>
        </w:rPr>
        <w:t xml:space="preserve">We </w:t>
      </w:r>
      <w:r w:rsidR="009E6CF6">
        <w:rPr>
          <w:sz w:val="22"/>
          <w:szCs w:val="22"/>
          <w:lang w:val="en-US"/>
        </w:rPr>
        <w:t>attempted</w:t>
      </w:r>
      <w:r w:rsidRPr="00A179C2">
        <w:rPr>
          <w:sz w:val="22"/>
          <w:szCs w:val="22"/>
          <w:lang w:val="en-US"/>
        </w:rPr>
        <w:t xml:space="preserve"> to create a game which has an intuitive interface and is simple and easy to play. The ease of use on touch devices should be good and we made the icons on the screen large enough that a user with rather large fingers shouldn’t have any troubles navigating the application and playing the game.</w:t>
      </w:r>
      <w:r w:rsidR="00F12E07">
        <w:rPr>
          <w:sz w:val="22"/>
          <w:szCs w:val="22"/>
          <w:lang w:val="en-US"/>
        </w:rPr>
        <w:t xml:space="preserve"> We created a user interface in the game that hopefully should be visually </w:t>
      </w:r>
      <w:proofErr w:type="spellStart"/>
      <w:r w:rsidR="00F12E07">
        <w:rPr>
          <w:sz w:val="22"/>
          <w:szCs w:val="22"/>
          <w:lang w:val="en-US"/>
        </w:rPr>
        <w:t>appeaing</w:t>
      </w:r>
      <w:proofErr w:type="spellEnd"/>
      <w:r w:rsidR="00F12E07">
        <w:rPr>
          <w:sz w:val="22"/>
          <w:szCs w:val="22"/>
          <w:lang w:val="en-US"/>
        </w:rPr>
        <w:t>, but not too overwhelming that it distracts the user.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Overall Systems</w:t>
      </w:r>
    </w:p>
    <w:p w:rsidR="00C15F17" w:rsidRPr="00A179C2" w:rsidRDefault="00C15F17" w:rsidP="00A179C2">
      <w:pPr>
        <w:ind w:firstLine="173"/>
        <w:rPr>
          <w:sz w:val="22"/>
          <w:szCs w:val="22"/>
          <w:lang w:val="en-US"/>
        </w:rPr>
      </w:pPr>
      <w:r w:rsidRPr="00C81C03">
        <w:rPr>
          <w:sz w:val="22"/>
          <w:szCs w:val="22"/>
          <w:lang w:val="en-US"/>
        </w:rPr>
        <w:t xml:space="preserve">Overall, our game </w:t>
      </w:r>
      <w:r w:rsidR="00D13F8A">
        <w:rPr>
          <w:sz w:val="22"/>
          <w:szCs w:val="22"/>
          <w:lang w:val="en-US"/>
        </w:rPr>
        <w:t>is</w:t>
      </w:r>
      <w:r w:rsidRPr="00C81C03">
        <w:rPr>
          <w:sz w:val="22"/>
          <w:szCs w:val="22"/>
          <w:lang w:val="en-US"/>
        </w:rPr>
        <w:t xml:space="preserve"> fast and responsive</w:t>
      </w:r>
      <w:r w:rsidR="00D13F8A">
        <w:rPr>
          <w:sz w:val="22"/>
          <w:szCs w:val="22"/>
          <w:lang w:val="en-US"/>
        </w:rPr>
        <w:t xml:space="preserve"> as we wanted it to be</w:t>
      </w:r>
      <w:r w:rsidRPr="00C81C03">
        <w:rPr>
          <w:sz w:val="22"/>
          <w:szCs w:val="22"/>
          <w:lang w:val="en-US"/>
        </w:rPr>
        <w:t>.</w:t>
      </w:r>
      <w:r w:rsidR="00D13F8A">
        <w:rPr>
          <w:sz w:val="22"/>
          <w:szCs w:val="22"/>
          <w:lang w:val="en-US"/>
        </w:rPr>
        <w:t xml:space="preserve"> A game that is slow and </w:t>
      </w:r>
      <w:proofErr w:type="spellStart"/>
      <w:r w:rsidR="00D13F8A">
        <w:rPr>
          <w:sz w:val="22"/>
          <w:szCs w:val="22"/>
          <w:lang w:val="en-US"/>
        </w:rPr>
        <w:t>laggy</w:t>
      </w:r>
      <w:proofErr w:type="spellEnd"/>
      <w:r w:rsidR="00D13F8A">
        <w:rPr>
          <w:sz w:val="22"/>
          <w:szCs w:val="22"/>
          <w:lang w:val="en-US"/>
        </w:rPr>
        <w:t xml:space="preserve"> relates to a very poor user experience and makes it unlikely that the user will want to come back to the game.</w:t>
      </w:r>
      <w:r w:rsidRPr="00C81C03">
        <w:rPr>
          <w:sz w:val="22"/>
          <w:szCs w:val="22"/>
          <w:lang w:val="en-US"/>
        </w:rPr>
        <w:t xml:space="preserve"> </w:t>
      </w:r>
      <w:r w:rsidR="00BE7A3F">
        <w:rPr>
          <w:sz w:val="22"/>
          <w:szCs w:val="22"/>
          <w:lang w:val="en-US"/>
        </w:rPr>
        <w:t xml:space="preserve">Having a fun game that the user wants to come back to is </w:t>
      </w:r>
      <w:proofErr w:type="gramStart"/>
      <w:r w:rsidR="00BE7A3F">
        <w:rPr>
          <w:sz w:val="22"/>
          <w:szCs w:val="22"/>
          <w:lang w:val="en-US"/>
        </w:rPr>
        <w:t>the of</w:t>
      </w:r>
      <w:proofErr w:type="gramEnd"/>
      <w:r w:rsidR="00BE7A3F">
        <w:rPr>
          <w:sz w:val="22"/>
          <w:szCs w:val="22"/>
          <w:lang w:val="en-US"/>
        </w:rPr>
        <w:t xml:space="preserve"> the primary objectives of our game so that we are able to gather </w:t>
      </w:r>
      <w:proofErr w:type="spellStart"/>
      <w:r w:rsidR="00BE7A3F">
        <w:rPr>
          <w:sz w:val="22"/>
          <w:szCs w:val="22"/>
          <w:lang w:val="en-US"/>
        </w:rPr>
        <w:t>aas</w:t>
      </w:r>
      <w:proofErr w:type="spellEnd"/>
      <w:r w:rsidR="00BE7A3F">
        <w:rPr>
          <w:sz w:val="22"/>
          <w:szCs w:val="22"/>
          <w:lang w:val="en-US"/>
        </w:rPr>
        <w:t xml:space="preserve"> much data from a user as possible. </w:t>
      </w:r>
      <w:r w:rsidRPr="00C81C03">
        <w:rPr>
          <w:sz w:val="22"/>
          <w:szCs w:val="22"/>
          <w:lang w:val="en-US"/>
        </w:rPr>
        <w:t>The user shouldn't have to wait more than a second or two to upload their data</w:t>
      </w:r>
      <w:r w:rsidR="002978D3">
        <w:rPr>
          <w:sz w:val="22"/>
          <w:szCs w:val="22"/>
          <w:lang w:val="en-US"/>
        </w:rPr>
        <w:t xml:space="preserve"> as our server is fast and responsive</w:t>
      </w:r>
      <w:r w:rsidRPr="00C81C03">
        <w:rPr>
          <w:sz w:val="22"/>
          <w:szCs w:val="22"/>
          <w:lang w:val="en-US"/>
        </w:rPr>
        <w:t xml:space="preserve">. </w:t>
      </w:r>
      <w:r w:rsidR="002978D3">
        <w:rPr>
          <w:sz w:val="22"/>
          <w:szCs w:val="22"/>
          <w:lang w:val="en-US"/>
        </w:rPr>
        <w:t>Tests</w:t>
      </w:r>
      <w:r w:rsidRPr="00C81C03">
        <w:rPr>
          <w:sz w:val="22"/>
          <w:szCs w:val="22"/>
          <w:lang w:val="en-US"/>
        </w:rPr>
        <w:t xml:space="preserve"> have be</w:t>
      </w:r>
      <w:r w:rsidR="002978D3">
        <w:rPr>
          <w:sz w:val="22"/>
          <w:szCs w:val="22"/>
          <w:lang w:val="en-US"/>
        </w:rPr>
        <w:t>en</w:t>
      </w:r>
      <w:r w:rsidRPr="00C81C03">
        <w:rPr>
          <w:sz w:val="22"/>
          <w:szCs w:val="22"/>
          <w:lang w:val="en-US"/>
        </w:rPr>
        <w:t xml:space="preserve"> performed to ensure the speed of the</w:t>
      </w:r>
      <w:r w:rsidR="002978D3">
        <w:rPr>
          <w:sz w:val="22"/>
          <w:szCs w:val="22"/>
          <w:lang w:val="en-US"/>
        </w:rPr>
        <w:t xml:space="preserve"> mobile</w:t>
      </w:r>
      <w:r w:rsidRPr="00C81C03">
        <w:rPr>
          <w:sz w:val="22"/>
          <w:szCs w:val="22"/>
          <w:lang w:val="en-US"/>
        </w:rPr>
        <w:t xml:space="preserve"> application is fast, even when the server is experiencing a heavy load</w:t>
      </w:r>
      <w:r w:rsidR="002978D3">
        <w:rPr>
          <w:sz w:val="22"/>
          <w:szCs w:val="22"/>
          <w:lang w:val="en-US"/>
        </w:rPr>
        <w:t>, and that the mobile application is fast and efficient at uploading the data to the server</w:t>
      </w:r>
      <w:r w:rsidRPr="00C81C03">
        <w:rPr>
          <w:sz w:val="22"/>
          <w:szCs w:val="22"/>
          <w:lang w:val="en-US"/>
        </w:rPr>
        <w:t>.</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Results</w:t>
      </w:r>
    </w:p>
    <w:p w:rsidR="00B83E44" w:rsidRDefault="00C15F17" w:rsidP="00C15F17">
      <w:pPr>
        <w:ind w:firstLine="173"/>
        <w:rPr>
          <w:sz w:val="22"/>
          <w:szCs w:val="22"/>
          <w:lang w:val="en-US"/>
        </w:rPr>
      </w:pPr>
      <w:r w:rsidRPr="00C81C03">
        <w:rPr>
          <w:sz w:val="22"/>
          <w:szCs w:val="22"/>
          <w:lang w:val="en-US"/>
        </w:rPr>
        <w:t xml:space="preserve">Current work on </w:t>
      </w:r>
      <w:proofErr w:type="spellStart"/>
      <w:r w:rsidRPr="00C81C03">
        <w:rPr>
          <w:sz w:val="22"/>
          <w:szCs w:val="22"/>
          <w:lang w:val="en-US"/>
        </w:rPr>
        <w:t>RoboRocket</w:t>
      </w:r>
      <w:proofErr w:type="spellEnd"/>
      <w:r w:rsidRPr="00C81C03">
        <w:rPr>
          <w:sz w:val="22"/>
          <w:szCs w:val="22"/>
          <w:lang w:val="en-US"/>
        </w:rPr>
        <w:t xml:space="preserve"> is getting HIPAA approval to allow us to use the mobile application for gathering data</w:t>
      </w:r>
      <w:r w:rsidR="00F605F3">
        <w:rPr>
          <w:sz w:val="22"/>
          <w:szCs w:val="22"/>
          <w:lang w:val="en-US"/>
        </w:rPr>
        <w:t xml:space="preserve"> and analyzing data</w:t>
      </w:r>
      <w:r w:rsidRPr="00C81C03">
        <w:rPr>
          <w:sz w:val="22"/>
          <w:szCs w:val="22"/>
          <w:lang w:val="en-US"/>
        </w:rPr>
        <w:t xml:space="preserve"> from </w:t>
      </w:r>
      <w:r w:rsidR="00F605F3">
        <w:rPr>
          <w:sz w:val="22"/>
          <w:szCs w:val="22"/>
          <w:lang w:val="en-US"/>
        </w:rPr>
        <w:t>people</w:t>
      </w:r>
      <w:r w:rsidRPr="00C81C03">
        <w:rPr>
          <w:sz w:val="22"/>
          <w:szCs w:val="22"/>
          <w:lang w:val="en-US"/>
        </w:rPr>
        <w:t>.</w:t>
      </w:r>
      <w:r w:rsidR="00F605F3">
        <w:rPr>
          <w:sz w:val="22"/>
          <w:szCs w:val="22"/>
          <w:lang w:val="en-US"/>
        </w:rPr>
        <w:t xml:space="preserve"> We need to get HIPAA approval before we can release the application to the public to start gathering and analyzing data.</w:t>
      </w:r>
      <w:r w:rsidRPr="00C81C03">
        <w:rPr>
          <w:sz w:val="22"/>
          <w:szCs w:val="22"/>
          <w:lang w:val="en-US"/>
        </w:rPr>
        <w:t xml:space="preserve"> </w:t>
      </w:r>
    </w:p>
    <w:p w:rsidR="00C15F17" w:rsidRPr="00C81C03" w:rsidRDefault="00C15F17" w:rsidP="00C15F17">
      <w:pPr>
        <w:ind w:firstLine="173"/>
        <w:rPr>
          <w:sz w:val="22"/>
          <w:szCs w:val="22"/>
          <w:lang w:val="en-US"/>
        </w:rPr>
      </w:pPr>
      <w:r w:rsidRPr="00C81C03">
        <w:rPr>
          <w:sz w:val="22"/>
          <w:szCs w:val="22"/>
          <w:lang w:val="en-US"/>
        </w:rPr>
        <w:t xml:space="preserve">Once we begin to gather a larger pool of data, we will be able to use more advanced data mining techniques to find patterns in the data received from the mobile application. We are currently utilizing basic statistical methods such as correlations to find basic patterns in the data. However, the larger pool of data would provide us </w:t>
      </w:r>
      <w:r w:rsidRPr="00C81C03">
        <w:rPr>
          <w:sz w:val="22"/>
          <w:szCs w:val="22"/>
          <w:lang w:val="en-US"/>
        </w:rPr>
        <w:lastRenderedPageBreak/>
        <w:t>with much more insight into any patterns and allow us to develop and use much more advanced data mining methods for analyzing the user data received from the mobile application to help find any strong indicators of ADHD.</w:t>
      </w:r>
      <w:r w:rsidR="00AE073D">
        <w:rPr>
          <w:sz w:val="22"/>
          <w:szCs w:val="22"/>
          <w:lang w:val="en-US"/>
        </w:rPr>
        <w:t xml:space="preserve"> Currently though,</w:t>
      </w:r>
      <w:r w:rsidR="00F605F3">
        <w:rPr>
          <w:sz w:val="22"/>
          <w:szCs w:val="22"/>
          <w:lang w:val="en-US"/>
        </w:rPr>
        <w:t xml:space="preserve"> with the exception of the HIPAA approval, all of the pieces of the</w:t>
      </w:r>
      <w:r w:rsidR="00AE073D">
        <w:rPr>
          <w:sz w:val="22"/>
          <w:szCs w:val="22"/>
          <w:lang w:val="en-US"/>
        </w:rPr>
        <w:t xml:space="preserve"> </w:t>
      </w:r>
      <w:r w:rsidR="00F605F3">
        <w:rPr>
          <w:sz w:val="22"/>
          <w:szCs w:val="22"/>
          <w:lang w:val="en-US"/>
        </w:rPr>
        <w:t>mobile application are</w:t>
      </w:r>
      <w:r w:rsidR="00AE073D">
        <w:rPr>
          <w:sz w:val="22"/>
          <w:szCs w:val="22"/>
          <w:lang w:val="en-US"/>
        </w:rPr>
        <w:t xml:space="preserve"> in working form and </w:t>
      </w:r>
      <w:r w:rsidR="00F605F3">
        <w:rPr>
          <w:sz w:val="22"/>
          <w:szCs w:val="22"/>
          <w:lang w:val="en-US"/>
        </w:rPr>
        <w:t>the application is cap</w:t>
      </w:r>
      <w:r w:rsidR="00AE073D">
        <w:rPr>
          <w:sz w:val="22"/>
          <w:szCs w:val="22"/>
          <w:lang w:val="en-US"/>
        </w:rPr>
        <w:t xml:space="preserve">able </w:t>
      </w:r>
      <w:r w:rsidR="00F605F3">
        <w:rPr>
          <w:sz w:val="22"/>
          <w:szCs w:val="22"/>
          <w:lang w:val="en-US"/>
        </w:rPr>
        <w:t>of</w:t>
      </w:r>
      <w:r w:rsidR="00AE073D">
        <w:rPr>
          <w:sz w:val="22"/>
          <w:szCs w:val="22"/>
          <w:lang w:val="en-US"/>
        </w:rPr>
        <w:t xml:space="preserve"> upload</w:t>
      </w:r>
      <w:r w:rsidR="00F605F3">
        <w:rPr>
          <w:sz w:val="22"/>
          <w:szCs w:val="22"/>
          <w:lang w:val="en-US"/>
        </w:rPr>
        <w:t>ing</w:t>
      </w:r>
      <w:r w:rsidR="00AE073D">
        <w:rPr>
          <w:sz w:val="22"/>
          <w:szCs w:val="22"/>
          <w:lang w:val="en-US"/>
        </w:rPr>
        <w:t xml:space="preserve"> data to the</w:t>
      </w:r>
      <w:r w:rsidR="00F605F3">
        <w:rPr>
          <w:sz w:val="22"/>
          <w:szCs w:val="22"/>
          <w:lang w:val="en-US"/>
        </w:rPr>
        <w:t xml:space="preserve"> remote</w:t>
      </w:r>
      <w:r w:rsidR="00AE073D">
        <w:rPr>
          <w:sz w:val="22"/>
          <w:szCs w:val="22"/>
          <w:lang w:val="en-US"/>
        </w:rPr>
        <w:t xml:space="preserve"> server where th</w:t>
      </w:r>
      <w:r w:rsidR="00F605F3">
        <w:rPr>
          <w:sz w:val="22"/>
          <w:szCs w:val="22"/>
          <w:lang w:val="en-US"/>
        </w:rPr>
        <w:t>e server side scripts analyze the data for patterns. Unfortunately, w</w:t>
      </w:r>
      <w:r w:rsidR="00AE073D">
        <w:rPr>
          <w:sz w:val="22"/>
          <w:szCs w:val="22"/>
          <w:lang w:val="en-US"/>
        </w:rPr>
        <w:t xml:space="preserve">e </w:t>
      </w:r>
      <w:r w:rsidR="00F605F3">
        <w:rPr>
          <w:sz w:val="22"/>
          <w:szCs w:val="22"/>
          <w:lang w:val="en-US"/>
        </w:rPr>
        <w:t>w</w:t>
      </w:r>
      <w:r w:rsidR="00AE073D">
        <w:rPr>
          <w:sz w:val="22"/>
          <w:szCs w:val="22"/>
          <w:lang w:val="en-US"/>
        </w:rPr>
        <w:t xml:space="preserve">on’t </w:t>
      </w:r>
      <w:r w:rsidR="00F605F3">
        <w:rPr>
          <w:sz w:val="22"/>
          <w:szCs w:val="22"/>
          <w:lang w:val="en-US"/>
        </w:rPr>
        <w:t>be able to establish any patterns in the data</w:t>
      </w:r>
      <w:r w:rsidR="00AE073D">
        <w:rPr>
          <w:sz w:val="22"/>
          <w:szCs w:val="22"/>
          <w:lang w:val="en-US"/>
        </w:rPr>
        <w:t xml:space="preserve"> until we get HIPAA approval and gather a large enough pool of </w:t>
      </w:r>
      <w:r w:rsidR="00F605F3">
        <w:rPr>
          <w:sz w:val="22"/>
          <w:szCs w:val="22"/>
          <w:lang w:val="en-US"/>
        </w:rPr>
        <w:t xml:space="preserve">collected </w:t>
      </w:r>
      <w:r w:rsidR="00AE073D">
        <w:rPr>
          <w:sz w:val="22"/>
          <w:szCs w:val="22"/>
          <w:lang w:val="en-US"/>
        </w:rPr>
        <w:t>data.</w:t>
      </w:r>
    </w:p>
    <w:p w:rsidR="00482944" w:rsidRPr="00C81C03" w:rsidRDefault="00482944" w:rsidP="00C15F17">
      <w:pPr>
        <w:ind w:firstLine="173"/>
        <w:rPr>
          <w:sz w:val="22"/>
          <w:szCs w:val="22"/>
          <w:lang w:val="en-US"/>
        </w:rPr>
      </w:pPr>
    </w:p>
    <w:p w:rsidR="00C15F17" w:rsidRDefault="00C15F17" w:rsidP="00C15F17">
      <w:pPr>
        <w:pStyle w:val="Heading1"/>
        <w:rPr>
          <w:sz w:val="22"/>
          <w:szCs w:val="22"/>
          <w:lang w:val="en-US"/>
        </w:rPr>
      </w:pPr>
      <w:r w:rsidRPr="00C81C03">
        <w:rPr>
          <w:sz w:val="22"/>
          <w:szCs w:val="22"/>
          <w:lang w:val="en-US"/>
        </w:rPr>
        <w:t>Analysis of Results</w:t>
      </w:r>
    </w:p>
    <w:p w:rsidR="00F605F3" w:rsidRDefault="00B83E44" w:rsidP="00F605F3">
      <w:pPr>
        <w:rPr>
          <w:sz w:val="22"/>
          <w:szCs w:val="22"/>
          <w:lang w:val="en-US"/>
        </w:rPr>
      </w:pPr>
      <w:r>
        <w:rPr>
          <w:sz w:val="22"/>
          <w:szCs w:val="22"/>
          <w:lang w:val="en-US"/>
        </w:rPr>
        <w:t xml:space="preserve">   </w:t>
      </w:r>
      <w:r w:rsidR="00F605F3">
        <w:rPr>
          <w:sz w:val="22"/>
          <w:szCs w:val="22"/>
          <w:lang w:val="en-US"/>
        </w:rPr>
        <w:t>Below is a screenshot of the end result when a user finishes playing one round of a game. The user is given a score based on their reaction times and how long they last in the game. There are also other little bonuses in the game. We also hope that by showing them and keeping track of their personal best score, they will be motivated to keep on playing and beat their personal best, this will give us great opportunity for collecting much more data on users if they are willing to keep replaying the game.</w:t>
      </w:r>
    </w:p>
    <w:p w:rsidR="00F605F3" w:rsidRDefault="00F605F3" w:rsidP="00F605F3">
      <w:pPr>
        <w:rPr>
          <w:sz w:val="22"/>
          <w:szCs w:val="22"/>
          <w:lang w:val="en-US"/>
        </w:rPr>
      </w:pPr>
    </w:p>
    <w:p w:rsidR="003C61D2" w:rsidRDefault="00484869" w:rsidP="003C61D2">
      <w:pPr>
        <w:keepNext/>
      </w:pPr>
      <w:r>
        <w:rPr>
          <w:sz w:val="22"/>
          <w:szCs w:val="22"/>
          <w:lang w:val="en-US"/>
        </w:rPr>
        <w:pict>
          <v:shape id="_x0000_i1027" type="#_x0000_t75" style="width:250.5pt;height:243pt">
            <v:imagedata r:id="rId10" o:title="Screenshot_2014-11-23-17-26-32"/>
          </v:shape>
        </w:pict>
      </w:r>
    </w:p>
    <w:p w:rsidR="00F605F3" w:rsidRDefault="003C61D2" w:rsidP="003C61D2">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5</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rsidR="00FA1E0D">
        <w:t xml:space="preserve"> </w:t>
      </w:r>
      <w:proofErr w:type="spellStart"/>
      <w:r w:rsidR="00FA1E0D">
        <w:t>that</w:t>
      </w:r>
      <w:proofErr w:type="spellEnd"/>
      <w:r w:rsidR="00FA1E0D">
        <w:t xml:space="preserve"> shows </w:t>
      </w:r>
      <w:proofErr w:type="spellStart"/>
      <w:r w:rsidR="00FA1E0D">
        <w:t>them</w:t>
      </w:r>
      <w:proofErr w:type="spellEnd"/>
      <w:r w:rsidR="00FA1E0D">
        <w:t xml:space="preserve"> </w:t>
      </w:r>
      <w:proofErr w:type="spellStart"/>
      <w:r w:rsidR="00FA1E0D">
        <w:t>their</w:t>
      </w:r>
      <w:proofErr w:type="spellEnd"/>
      <w:r w:rsidR="00FA1E0D">
        <w:t xml:space="preserve"> score </w:t>
      </w:r>
      <w:proofErr w:type="spellStart"/>
      <w:r w:rsidR="00FA1E0D">
        <w:t>along</w:t>
      </w:r>
      <w:proofErr w:type="spellEnd"/>
      <w:r w:rsidR="00FA1E0D">
        <w:t xml:space="preserve"> </w:t>
      </w:r>
      <w:proofErr w:type="spellStart"/>
      <w:r w:rsidR="00FA1E0D">
        <w:t>with</w:t>
      </w:r>
      <w:proofErr w:type="spellEnd"/>
      <w:r w:rsidR="00FA1E0D">
        <w:t xml:space="preserve"> </w:t>
      </w:r>
      <w:proofErr w:type="spellStart"/>
      <w:r w:rsidR="00FA1E0D">
        <w:t>their</w:t>
      </w:r>
      <w:proofErr w:type="spellEnd"/>
      <w:r w:rsidR="00FA1E0D">
        <w:t xml:space="preserve"> </w:t>
      </w:r>
      <w:proofErr w:type="spellStart"/>
      <w:r w:rsidR="00FA1E0D">
        <w:t>personal</w:t>
      </w:r>
      <w:proofErr w:type="spellEnd"/>
      <w:r w:rsidR="00FA1E0D">
        <w:t xml:space="preserve"> best score.</w:t>
      </w:r>
    </w:p>
    <w:p w:rsidR="00F605F3" w:rsidRPr="00F605F3" w:rsidRDefault="00F605F3" w:rsidP="00F605F3">
      <w:pPr>
        <w:rPr>
          <w:sz w:val="22"/>
          <w:szCs w:val="22"/>
          <w:lang w:val="en-US"/>
        </w:rPr>
      </w:pPr>
    </w:p>
    <w:p w:rsidR="00C15F17" w:rsidRPr="00C81C03" w:rsidRDefault="00C15F17" w:rsidP="00C15F17">
      <w:pPr>
        <w:rPr>
          <w:sz w:val="22"/>
          <w:szCs w:val="22"/>
          <w:lang w:val="en-US"/>
        </w:rPr>
      </w:pPr>
    </w:p>
    <w:p w:rsidR="00C15F17" w:rsidRPr="00C81C03" w:rsidRDefault="00C15F17" w:rsidP="00C15F17">
      <w:pPr>
        <w:pStyle w:val="Heading1"/>
        <w:rPr>
          <w:sz w:val="22"/>
          <w:szCs w:val="22"/>
          <w:lang w:val="en-US"/>
        </w:rPr>
      </w:pPr>
      <w:r w:rsidRPr="00C81C03">
        <w:rPr>
          <w:sz w:val="22"/>
          <w:szCs w:val="22"/>
          <w:lang w:val="en-US"/>
        </w:rPr>
        <w:t>Conclusions</w:t>
      </w:r>
    </w:p>
    <w:p w:rsidR="003C61D2" w:rsidRDefault="00C15F17" w:rsidP="00C15F17">
      <w:pPr>
        <w:pStyle w:val="BodyText"/>
        <w:rPr>
          <w:sz w:val="22"/>
          <w:szCs w:val="22"/>
        </w:rPr>
      </w:pPr>
      <w:r w:rsidRPr="00C81C03">
        <w:rPr>
          <w:sz w:val="22"/>
          <w:szCs w:val="22"/>
        </w:rPr>
        <w:tab/>
        <w:t xml:space="preserve">In conclusion, we have presented a basic framework for a mobile </w:t>
      </w:r>
      <w:r w:rsidR="0019663C">
        <w:rPr>
          <w:sz w:val="22"/>
          <w:szCs w:val="22"/>
        </w:rPr>
        <w:t xml:space="preserve">application in the form of a </w:t>
      </w:r>
      <w:r w:rsidR="0019663C">
        <w:rPr>
          <w:sz w:val="22"/>
          <w:szCs w:val="22"/>
        </w:rPr>
        <w:lastRenderedPageBreak/>
        <w:t>game</w:t>
      </w:r>
      <w:r w:rsidRPr="00C81C03">
        <w:rPr>
          <w:sz w:val="22"/>
          <w:szCs w:val="22"/>
        </w:rPr>
        <w:t xml:space="preserve"> that</w:t>
      </w:r>
      <w:r w:rsidR="00FD098A">
        <w:rPr>
          <w:sz w:val="22"/>
          <w:szCs w:val="22"/>
        </w:rPr>
        <w:t xml:space="preserve"> has the ability to capture and analyze</w:t>
      </w:r>
      <w:r w:rsidRPr="00C81C03">
        <w:rPr>
          <w:sz w:val="22"/>
          <w:szCs w:val="22"/>
        </w:rPr>
        <w:t xml:space="preserve"> data</w:t>
      </w:r>
      <w:r w:rsidR="00FD098A">
        <w:rPr>
          <w:sz w:val="22"/>
          <w:szCs w:val="22"/>
        </w:rPr>
        <w:t xml:space="preserve"> from a user’s game session</w:t>
      </w:r>
      <w:r w:rsidRPr="00C81C03">
        <w:rPr>
          <w:sz w:val="22"/>
          <w:szCs w:val="22"/>
        </w:rPr>
        <w:t xml:space="preserve"> to eventually help aid in the detection of </w:t>
      </w:r>
      <w:r w:rsidR="00B07E8B">
        <w:rPr>
          <w:sz w:val="22"/>
          <w:szCs w:val="22"/>
        </w:rPr>
        <w:t xml:space="preserve">forms of </w:t>
      </w:r>
      <w:r w:rsidRPr="00C81C03">
        <w:rPr>
          <w:sz w:val="22"/>
          <w:szCs w:val="22"/>
        </w:rPr>
        <w:t>ADHD</w:t>
      </w:r>
      <w:r w:rsidR="003C61D2">
        <w:rPr>
          <w:sz w:val="22"/>
          <w:szCs w:val="22"/>
        </w:rPr>
        <w:t xml:space="preserve"> and to help quantify the characteristics that may accompany someone who has some form of ADHD</w:t>
      </w:r>
      <w:r w:rsidRPr="00C81C03">
        <w:rPr>
          <w:sz w:val="22"/>
          <w:szCs w:val="22"/>
        </w:rPr>
        <w:t xml:space="preserve">. Through </w:t>
      </w:r>
      <w:r w:rsidR="00580D87">
        <w:rPr>
          <w:sz w:val="22"/>
          <w:szCs w:val="22"/>
        </w:rPr>
        <w:t>a game medium</w:t>
      </w:r>
      <w:r w:rsidRPr="00C81C03">
        <w:rPr>
          <w:sz w:val="22"/>
          <w:szCs w:val="22"/>
        </w:rPr>
        <w:t xml:space="preserve">, we are hopeful that people will be entertained by </w:t>
      </w:r>
      <w:r w:rsidR="003C61D2">
        <w:rPr>
          <w:sz w:val="22"/>
          <w:szCs w:val="22"/>
        </w:rPr>
        <w:t>the application</w:t>
      </w:r>
      <w:r w:rsidRPr="00C81C03">
        <w:rPr>
          <w:sz w:val="22"/>
          <w:szCs w:val="22"/>
        </w:rPr>
        <w:t xml:space="preserve"> and be willing to play and play frequently</w:t>
      </w:r>
      <w:r w:rsidR="003C61D2">
        <w:rPr>
          <w:sz w:val="22"/>
          <w:szCs w:val="22"/>
        </w:rPr>
        <w:t xml:space="preserve">. This </w:t>
      </w:r>
      <w:r w:rsidR="00FA1E0D">
        <w:rPr>
          <w:sz w:val="22"/>
          <w:szCs w:val="22"/>
        </w:rPr>
        <w:t xml:space="preserve">will </w:t>
      </w:r>
      <w:r w:rsidR="00FA1E0D" w:rsidRPr="00C81C03">
        <w:rPr>
          <w:sz w:val="22"/>
          <w:szCs w:val="22"/>
        </w:rPr>
        <w:t>allow</w:t>
      </w:r>
      <w:r w:rsidRPr="00C81C03">
        <w:rPr>
          <w:sz w:val="22"/>
          <w:szCs w:val="22"/>
        </w:rPr>
        <w:t xml:space="preserve"> us to gather a large pool of data. Also, by making the game a mobile game, we will be able to reach a</w:t>
      </w:r>
      <w:r w:rsidR="003C61D2">
        <w:rPr>
          <w:sz w:val="22"/>
          <w:szCs w:val="22"/>
        </w:rPr>
        <w:t xml:space="preserve"> much</w:t>
      </w:r>
      <w:r w:rsidRPr="00C81C03">
        <w:rPr>
          <w:sz w:val="22"/>
          <w:szCs w:val="22"/>
        </w:rPr>
        <w:t xml:space="preserve"> large</w:t>
      </w:r>
      <w:r w:rsidR="003C61D2">
        <w:rPr>
          <w:sz w:val="22"/>
          <w:szCs w:val="22"/>
        </w:rPr>
        <w:t>r</w:t>
      </w:r>
      <w:r w:rsidRPr="00C81C03">
        <w:rPr>
          <w:sz w:val="22"/>
          <w:szCs w:val="22"/>
        </w:rPr>
        <w:t xml:space="preserve"> and </w:t>
      </w:r>
      <w:r w:rsidR="00FA1E0D">
        <w:rPr>
          <w:sz w:val="22"/>
          <w:szCs w:val="22"/>
        </w:rPr>
        <w:t>more diverse</w:t>
      </w:r>
      <w:r w:rsidRPr="00C81C03">
        <w:rPr>
          <w:sz w:val="22"/>
          <w:szCs w:val="22"/>
        </w:rPr>
        <w:t xml:space="preserve"> audience</w:t>
      </w:r>
      <w:r w:rsidR="003C61D2">
        <w:rPr>
          <w:sz w:val="22"/>
          <w:szCs w:val="22"/>
        </w:rPr>
        <w:t xml:space="preserve"> that we would </w:t>
      </w:r>
      <w:r w:rsidR="00FA1E0D">
        <w:rPr>
          <w:sz w:val="22"/>
          <w:szCs w:val="22"/>
        </w:rPr>
        <w:t xml:space="preserve">not </w:t>
      </w:r>
      <w:r w:rsidR="003C61D2">
        <w:rPr>
          <w:sz w:val="22"/>
          <w:szCs w:val="22"/>
        </w:rPr>
        <w:t xml:space="preserve">have been </w:t>
      </w:r>
      <w:r w:rsidR="00FA1E0D">
        <w:rPr>
          <w:sz w:val="22"/>
          <w:szCs w:val="22"/>
        </w:rPr>
        <w:t>as vi</w:t>
      </w:r>
      <w:r w:rsidR="003C61D2">
        <w:rPr>
          <w:sz w:val="22"/>
          <w:szCs w:val="22"/>
        </w:rPr>
        <w:t>able to with previous applications geared towards the same purpose.</w:t>
      </w:r>
      <w:r w:rsidRPr="00C81C03">
        <w:rPr>
          <w:sz w:val="22"/>
          <w:szCs w:val="22"/>
        </w:rPr>
        <w:t xml:space="preserve"> </w:t>
      </w:r>
      <w:r w:rsidR="003C61D2">
        <w:rPr>
          <w:sz w:val="22"/>
          <w:szCs w:val="22"/>
        </w:rPr>
        <w:t>Also, by making the game a mobile application, a user</w:t>
      </w:r>
      <w:r w:rsidRPr="00C81C03">
        <w:rPr>
          <w:sz w:val="22"/>
          <w:szCs w:val="22"/>
        </w:rPr>
        <w:t xml:space="preserve"> can easily access the game through a simple download</w:t>
      </w:r>
      <w:r w:rsidR="003C61D2">
        <w:rPr>
          <w:sz w:val="22"/>
          <w:szCs w:val="22"/>
        </w:rPr>
        <w:t xml:space="preserve"> if they have access to the internet on their mobile device</w:t>
      </w:r>
      <w:r w:rsidRPr="00C81C03">
        <w:rPr>
          <w:sz w:val="22"/>
          <w:szCs w:val="22"/>
        </w:rPr>
        <w:t xml:space="preserve">. </w:t>
      </w:r>
    </w:p>
    <w:p w:rsidR="00C15F17" w:rsidRPr="00C81C03" w:rsidRDefault="003C61D2" w:rsidP="00C15F17">
      <w:pPr>
        <w:pStyle w:val="BodyText"/>
        <w:rPr>
          <w:sz w:val="22"/>
          <w:szCs w:val="22"/>
        </w:rPr>
      </w:pPr>
      <w:r>
        <w:rPr>
          <w:sz w:val="22"/>
          <w:szCs w:val="22"/>
        </w:rPr>
        <w:t xml:space="preserve">   </w:t>
      </w:r>
      <w:r w:rsidR="00C15F17" w:rsidRPr="00C81C03">
        <w:rPr>
          <w:sz w:val="22"/>
          <w:szCs w:val="22"/>
        </w:rPr>
        <w:t>With HIPAA approval, the game should be ready for deployment to start gathering data and analyzing the data</w:t>
      </w:r>
      <w:r>
        <w:rPr>
          <w:sz w:val="22"/>
          <w:szCs w:val="22"/>
        </w:rPr>
        <w:t xml:space="preserve"> sent in from user</w:t>
      </w:r>
      <w:r w:rsidR="00C15F17" w:rsidRPr="00C81C03">
        <w:rPr>
          <w:sz w:val="22"/>
          <w:szCs w:val="22"/>
        </w:rPr>
        <w:t>. As more and more data comes in, we will adjust our server side scripts accordingly to look for new patterns and we are hopeful that w</w:t>
      </w:r>
      <w:r>
        <w:rPr>
          <w:sz w:val="22"/>
          <w:szCs w:val="22"/>
        </w:rPr>
        <w:t>e will be able to find strong patterns</w:t>
      </w:r>
      <w:r w:rsidR="00C15F17" w:rsidRPr="00C81C03">
        <w:rPr>
          <w:sz w:val="22"/>
          <w:szCs w:val="22"/>
        </w:rPr>
        <w:t xml:space="preserve"> within the data.</w:t>
      </w:r>
    </w:p>
    <w:p w:rsidR="00C15F17" w:rsidRPr="00C81C03" w:rsidRDefault="00A75C50" w:rsidP="00C15F17">
      <w:pPr>
        <w:pStyle w:val="Heading1"/>
        <w:rPr>
          <w:sz w:val="22"/>
          <w:szCs w:val="22"/>
          <w:lang w:val="en-US"/>
        </w:rPr>
      </w:pPr>
      <w:r>
        <w:rPr>
          <w:sz w:val="22"/>
          <w:szCs w:val="22"/>
          <w:lang w:val="en-US"/>
        </w:rPr>
        <w:t>References</w:t>
      </w:r>
    </w:p>
    <w:p w:rsidR="00C15F17" w:rsidRPr="00C81C03" w:rsidRDefault="00C15F17" w:rsidP="00C15F17">
      <w:pPr>
        <w:pStyle w:val="BodyText"/>
        <w:rPr>
          <w:sz w:val="22"/>
          <w:szCs w:val="22"/>
        </w:rPr>
      </w:pPr>
      <w:r w:rsidRPr="00C81C03">
        <w:rPr>
          <w:sz w:val="22"/>
          <w:szCs w:val="22"/>
        </w:rPr>
        <w:t xml:space="preserve">[1] S. L. </w:t>
      </w:r>
      <w:proofErr w:type="spellStart"/>
      <w:r w:rsidRPr="00C81C03">
        <w:rPr>
          <w:sz w:val="22"/>
          <w:szCs w:val="22"/>
        </w:rPr>
        <w:t>Karalunas</w:t>
      </w:r>
      <w:proofErr w:type="spellEnd"/>
      <w:r w:rsidRPr="00C81C03">
        <w:rPr>
          <w:sz w:val="22"/>
          <w:szCs w:val="22"/>
        </w:rPr>
        <w:t xml:space="preserve">, H. M. </w:t>
      </w:r>
      <w:proofErr w:type="spellStart"/>
      <w:r w:rsidRPr="00C81C03">
        <w:rPr>
          <w:sz w:val="22"/>
          <w:szCs w:val="22"/>
        </w:rPr>
        <w:t>Geurts</w:t>
      </w:r>
      <w:proofErr w:type="spellEnd"/>
      <w:r w:rsidRPr="00C81C03">
        <w:rPr>
          <w:sz w:val="22"/>
          <w:szCs w:val="22"/>
        </w:rPr>
        <w:t xml:space="preserve">, K. Konrad, S. Bender, and J. T. </w:t>
      </w:r>
      <w:proofErr w:type="spellStart"/>
      <w:r w:rsidRPr="00C81C03">
        <w:rPr>
          <w:sz w:val="22"/>
          <w:szCs w:val="22"/>
        </w:rPr>
        <w:t>Nigg</w:t>
      </w:r>
      <w:proofErr w:type="spellEnd"/>
      <w:r w:rsidRPr="00C81C03">
        <w:rPr>
          <w:sz w:val="22"/>
          <w:szCs w:val="22"/>
        </w:rPr>
        <w:t xml:space="preserve">. Annual research review: Reaction time variability in ADHD and autism spectrum disorders: measurement and mechanisms of a proposed trans-diagnostic phenotype. J Child </w:t>
      </w:r>
      <w:proofErr w:type="spellStart"/>
      <w:r w:rsidRPr="00C81C03">
        <w:rPr>
          <w:sz w:val="22"/>
          <w:szCs w:val="22"/>
        </w:rPr>
        <w:t>Psychol</w:t>
      </w:r>
      <w:proofErr w:type="spellEnd"/>
      <w:r w:rsidRPr="00C81C03">
        <w:rPr>
          <w:sz w:val="22"/>
          <w:szCs w:val="22"/>
        </w:rPr>
        <w:t xml:space="preserve"> Psychiatry, 55(6):685-710, Jun 2014.</w:t>
      </w:r>
    </w:p>
    <w:p w:rsidR="00C15F17" w:rsidRPr="00C81C03" w:rsidRDefault="00C15F17" w:rsidP="00C15F17">
      <w:pPr>
        <w:pStyle w:val="BodyText"/>
        <w:rPr>
          <w:sz w:val="22"/>
          <w:szCs w:val="22"/>
        </w:rPr>
      </w:pPr>
      <w:r w:rsidRPr="00C81C03">
        <w:rPr>
          <w:sz w:val="22"/>
          <w:szCs w:val="22"/>
        </w:rPr>
        <w:t xml:space="preserve">[2] Stewart H. </w:t>
      </w:r>
      <w:proofErr w:type="spellStart"/>
      <w:r w:rsidRPr="00C81C03">
        <w:rPr>
          <w:sz w:val="22"/>
          <w:szCs w:val="22"/>
        </w:rPr>
        <w:t>Mostofsky</w:t>
      </w:r>
      <w:proofErr w:type="spellEnd"/>
      <w:r w:rsidRPr="00C81C03">
        <w:rPr>
          <w:sz w:val="22"/>
          <w:szCs w:val="22"/>
        </w:rPr>
        <w:t xml:space="preserve"> and Daniel J. Simmonds. Response inhibition and response </w:t>
      </w:r>
      <w:proofErr w:type="spellStart"/>
      <w:r w:rsidRPr="00C81C03">
        <w:rPr>
          <w:sz w:val="22"/>
          <w:szCs w:val="22"/>
        </w:rPr>
        <w:t>selection</w:t>
      </w:r>
      <w:proofErr w:type="gramStart"/>
      <w:r w:rsidRPr="00C81C03">
        <w:rPr>
          <w:sz w:val="22"/>
          <w:szCs w:val="22"/>
        </w:rPr>
        <w:t>:Two</w:t>
      </w:r>
      <w:proofErr w:type="spellEnd"/>
      <w:proofErr w:type="gramEnd"/>
      <w:r w:rsidRPr="00C81C03">
        <w:rPr>
          <w:sz w:val="22"/>
          <w:szCs w:val="22"/>
        </w:rPr>
        <w:t xml:space="preserve"> sides of the same coin. J. Cognitive Neuroscience, 20(5):751-761, May 2008.</w:t>
      </w:r>
    </w:p>
    <w:p w:rsidR="00C15F17" w:rsidRPr="00C81C03" w:rsidRDefault="00C15F17" w:rsidP="00C15F17">
      <w:pPr>
        <w:pStyle w:val="BodyText"/>
        <w:rPr>
          <w:sz w:val="22"/>
          <w:szCs w:val="22"/>
        </w:rPr>
      </w:pPr>
      <w:r w:rsidRPr="00C81C03">
        <w:rPr>
          <w:sz w:val="22"/>
          <w:szCs w:val="22"/>
        </w:rPr>
        <w:t xml:space="preserve">[3] Leila Cristina </w:t>
      </w:r>
      <w:proofErr w:type="spellStart"/>
      <w:r w:rsidRPr="00C81C03">
        <w:rPr>
          <w:sz w:val="22"/>
          <w:szCs w:val="22"/>
        </w:rPr>
        <w:t>Vasconcelos</w:t>
      </w:r>
      <w:proofErr w:type="spellEnd"/>
      <w:r w:rsidRPr="00C81C03">
        <w:rPr>
          <w:sz w:val="22"/>
          <w:szCs w:val="22"/>
        </w:rPr>
        <w:t xml:space="preserve"> de Andrade, Luis Alfredo Vidal </w:t>
      </w:r>
      <w:proofErr w:type="spellStart"/>
      <w:r w:rsidRPr="00C81C03">
        <w:rPr>
          <w:sz w:val="22"/>
          <w:szCs w:val="22"/>
        </w:rPr>
        <w:t>Carvalho</w:t>
      </w:r>
      <w:proofErr w:type="spellEnd"/>
      <w:r w:rsidRPr="00C81C03">
        <w:rPr>
          <w:sz w:val="22"/>
          <w:szCs w:val="22"/>
        </w:rPr>
        <w:t xml:space="preserve">, Cabral Lima, </w:t>
      </w:r>
      <w:proofErr w:type="spellStart"/>
      <w:r w:rsidRPr="00C81C03">
        <w:rPr>
          <w:sz w:val="22"/>
          <w:szCs w:val="22"/>
        </w:rPr>
        <w:t>AdrianoCruz</w:t>
      </w:r>
      <w:proofErr w:type="spellEnd"/>
      <w:r w:rsidRPr="00C81C03">
        <w:rPr>
          <w:sz w:val="22"/>
          <w:szCs w:val="22"/>
        </w:rPr>
        <w:t xml:space="preserve">, Paulo </w:t>
      </w:r>
      <w:proofErr w:type="spellStart"/>
      <w:r w:rsidRPr="00C81C03">
        <w:rPr>
          <w:sz w:val="22"/>
          <w:szCs w:val="22"/>
        </w:rPr>
        <w:t>Mattos</w:t>
      </w:r>
      <w:proofErr w:type="spellEnd"/>
      <w:r w:rsidRPr="00C81C03">
        <w:rPr>
          <w:sz w:val="22"/>
          <w:szCs w:val="22"/>
        </w:rPr>
        <w:t xml:space="preserve">, Carlos Franco, Adriana </w:t>
      </w:r>
      <w:proofErr w:type="spellStart"/>
      <w:r w:rsidRPr="00C81C03">
        <w:rPr>
          <w:sz w:val="22"/>
          <w:szCs w:val="22"/>
        </w:rPr>
        <w:t>Soares</w:t>
      </w:r>
      <w:proofErr w:type="spellEnd"/>
      <w:r w:rsidRPr="00C81C03">
        <w:rPr>
          <w:sz w:val="22"/>
          <w:szCs w:val="22"/>
        </w:rPr>
        <w:t xml:space="preserve">, and Bruno </w:t>
      </w:r>
      <w:proofErr w:type="spellStart"/>
      <w:r w:rsidRPr="00C81C03">
        <w:rPr>
          <w:sz w:val="22"/>
          <w:szCs w:val="22"/>
        </w:rPr>
        <w:t>Grieco</w:t>
      </w:r>
      <w:proofErr w:type="spellEnd"/>
      <w:r w:rsidRPr="00C81C03">
        <w:rPr>
          <w:sz w:val="22"/>
          <w:szCs w:val="22"/>
        </w:rPr>
        <w:t xml:space="preserve">. Supermarket </w:t>
      </w:r>
      <w:proofErr w:type="spellStart"/>
      <w:r w:rsidRPr="00C81C03">
        <w:rPr>
          <w:sz w:val="22"/>
          <w:szCs w:val="22"/>
        </w:rPr>
        <w:t>game</w:t>
      </w:r>
      <w:proofErr w:type="gramStart"/>
      <w:r w:rsidRPr="00C81C03">
        <w:rPr>
          <w:sz w:val="22"/>
          <w:szCs w:val="22"/>
        </w:rPr>
        <w:t>:An</w:t>
      </w:r>
      <w:proofErr w:type="spellEnd"/>
      <w:proofErr w:type="gramEnd"/>
      <w:r w:rsidRPr="00C81C03">
        <w:rPr>
          <w:sz w:val="22"/>
          <w:szCs w:val="22"/>
        </w:rPr>
        <w:t xml:space="preserve"> adaptive intelligent computer game for attention </w:t>
      </w:r>
      <w:proofErr w:type="spellStart"/>
      <w:r w:rsidRPr="00C81C03">
        <w:rPr>
          <w:sz w:val="22"/>
          <w:szCs w:val="22"/>
        </w:rPr>
        <w:t>defecit</w:t>
      </w:r>
      <w:proofErr w:type="spellEnd"/>
      <w:r w:rsidRPr="00C81C03">
        <w:rPr>
          <w:sz w:val="22"/>
          <w:szCs w:val="22"/>
        </w:rPr>
        <w:t>/hyperactivity disorder diagnosis. In Proceedings of the Fifth Mexican International Conference on Artificial Intelligence, MICAI '06, pages 359{368, Washington, DC, USA, 2006. IEEE Computer Society.</w:t>
      </w:r>
    </w:p>
    <w:p w:rsidR="00C15F17" w:rsidRPr="00C81C03" w:rsidRDefault="00C15F17" w:rsidP="00C15F17">
      <w:pPr>
        <w:pStyle w:val="BodyText"/>
        <w:rPr>
          <w:sz w:val="22"/>
          <w:szCs w:val="22"/>
        </w:rPr>
      </w:pPr>
      <w:r w:rsidRPr="00C81C03">
        <w:rPr>
          <w:sz w:val="22"/>
          <w:szCs w:val="22"/>
        </w:rPr>
        <w:t xml:space="preserve">[4] Fabio E. G. Santos, Angela P. Z. </w:t>
      </w:r>
      <w:proofErr w:type="spellStart"/>
      <w:r w:rsidRPr="00C81C03">
        <w:rPr>
          <w:sz w:val="22"/>
          <w:szCs w:val="22"/>
        </w:rPr>
        <w:t>Bastos</w:t>
      </w:r>
      <w:proofErr w:type="spellEnd"/>
      <w:r w:rsidRPr="00C81C03">
        <w:rPr>
          <w:sz w:val="22"/>
          <w:szCs w:val="22"/>
        </w:rPr>
        <w:t xml:space="preserve">, Leila C. V. Andrade, Kate </w:t>
      </w:r>
      <w:proofErr w:type="spellStart"/>
      <w:r w:rsidRPr="00C81C03">
        <w:rPr>
          <w:sz w:val="22"/>
          <w:szCs w:val="22"/>
        </w:rPr>
        <w:t>Revoredo</w:t>
      </w:r>
      <w:proofErr w:type="spellEnd"/>
      <w:r w:rsidRPr="00C81C03">
        <w:rPr>
          <w:sz w:val="22"/>
          <w:szCs w:val="22"/>
        </w:rPr>
        <w:t xml:space="preserve">, and Paulo </w:t>
      </w:r>
      <w:proofErr w:type="spellStart"/>
      <w:r w:rsidRPr="00C81C03">
        <w:rPr>
          <w:sz w:val="22"/>
          <w:szCs w:val="22"/>
        </w:rPr>
        <w:t>Mattos</w:t>
      </w:r>
      <w:proofErr w:type="spellEnd"/>
      <w:r w:rsidRPr="00C81C03">
        <w:rPr>
          <w:sz w:val="22"/>
          <w:szCs w:val="22"/>
        </w:rPr>
        <w:t xml:space="preserve">. Assessment of </w:t>
      </w:r>
      <w:proofErr w:type="spellStart"/>
      <w:r w:rsidRPr="00C81C03">
        <w:rPr>
          <w:sz w:val="22"/>
          <w:szCs w:val="22"/>
        </w:rPr>
        <w:t>adhd</w:t>
      </w:r>
      <w:proofErr w:type="spellEnd"/>
      <w:r w:rsidRPr="00C81C03">
        <w:rPr>
          <w:sz w:val="22"/>
          <w:szCs w:val="22"/>
        </w:rPr>
        <w:t xml:space="preserve"> through a computer game: An experiment with a sample of students. In Proceedings of the 2011 Third International Conference on Games and Virtual Worlds for Serious Applications, VS-GAMES </w:t>
      </w:r>
      <w:r w:rsidRPr="00C81C03">
        <w:rPr>
          <w:sz w:val="22"/>
          <w:szCs w:val="22"/>
        </w:rPr>
        <w:lastRenderedPageBreak/>
        <w:t>'11, pages 104{111, Washington, DC, USA, 2011. IEEE Computer Society.</w:t>
      </w:r>
    </w:p>
    <w:p w:rsidR="00C15F17" w:rsidRPr="00C81C03" w:rsidRDefault="00C15F17" w:rsidP="00C15F17">
      <w:pPr>
        <w:pStyle w:val="BodyText"/>
        <w:rPr>
          <w:sz w:val="22"/>
          <w:szCs w:val="22"/>
        </w:rPr>
      </w:pPr>
      <w:r w:rsidRPr="00C81C03">
        <w:rPr>
          <w:sz w:val="22"/>
          <w:szCs w:val="22"/>
        </w:rPr>
        <w:t xml:space="preserve">[5] J. N. Epstein, J. M. </w:t>
      </w:r>
      <w:proofErr w:type="spellStart"/>
      <w:r w:rsidRPr="00C81C03">
        <w:rPr>
          <w:sz w:val="22"/>
          <w:szCs w:val="22"/>
        </w:rPr>
        <w:t>Langberg</w:t>
      </w:r>
      <w:proofErr w:type="spellEnd"/>
      <w:r w:rsidRPr="00C81C03">
        <w:rPr>
          <w:sz w:val="22"/>
          <w:szCs w:val="22"/>
        </w:rPr>
        <w:t xml:space="preserve">, P. J. Rosen, A. Graham, M. E. </w:t>
      </w:r>
      <w:proofErr w:type="spellStart"/>
      <w:r w:rsidRPr="00C81C03">
        <w:rPr>
          <w:sz w:val="22"/>
          <w:szCs w:val="22"/>
        </w:rPr>
        <w:t>Narad</w:t>
      </w:r>
      <w:proofErr w:type="spellEnd"/>
      <w:r w:rsidRPr="00C81C03">
        <w:rPr>
          <w:sz w:val="22"/>
          <w:szCs w:val="22"/>
        </w:rPr>
        <w:t xml:space="preserve">, T. N. </w:t>
      </w:r>
      <w:proofErr w:type="spellStart"/>
      <w:r w:rsidRPr="00C81C03">
        <w:rPr>
          <w:sz w:val="22"/>
          <w:szCs w:val="22"/>
        </w:rPr>
        <w:t>Antonini</w:t>
      </w:r>
      <w:proofErr w:type="spellEnd"/>
      <w:r w:rsidRPr="00C81C03">
        <w:rPr>
          <w:sz w:val="22"/>
          <w:szCs w:val="22"/>
        </w:rPr>
        <w:t xml:space="preserve">, W. B. Brinkman, T. Froehlich, J. O. Simon, and M. </w:t>
      </w:r>
      <w:proofErr w:type="spellStart"/>
      <w:r w:rsidRPr="00C81C03">
        <w:rPr>
          <w:sz w:val="22"/>
          <w:szCs w:val="22"/>
        </w:rPr>
        <w:t>Altaye</w:t>
      </w:r>
      <w:proofErr w:type="spellEnd"/>
      <w:r w:rsidRPr="00C81C03">
        <w:rPr>
          <w:sz w:val="22"/>
          <w:szCs w:val="22"/>
        </w:rPr>
        <w:t>. Evidence for higher reaction time variability for children with ADHD on a range of cognitive tasks including reward and event rate manipulations. Neuropsychology, 25(4):427-441, Jul 2011.</w:t>
      </w:r>
    </w:p>
    <w:p w:rsidR="00C15F17" w:rsidRPr="00C81C03" w:rsidRDefault="00C15F17" w:rsidP="00C15F17">
      <w:pPr>
        <w:pStyle w:val="BodyText"/>
        <w:rPr>
          <w:sz w:val="22"/>
          <w:szCs w:val="22"/>
        </w:rPr>
      </w:pPr>
      <w:r w:rsidRPr="00C81C03">
        <w:rPr>
          <w:sz w:val="22"/>
          <w:szCs w:val="22"/>
        </w:rPr>
        <w:t xml:space="preserve">[6] P. </w:t>
      </w:r>
      <w:proofErr w:type="spellStart"/>
      <w:r w:rsidRPr="00C81C03">
        <w:rPr>
          <w:sz w:val="22"/>
          <w:szCs w:val="22"/>
        </w:rPr>
        <w:t>Andreou</w:t>
      </w:r>
      <w:proofErr w:type="spellEnd"/>
      <w:r w:rsidRPr="00C81C03">
        <w:rPr>
          <w:sz w:val="22"/>
          <w:szCs w:val="22"/>
        </w:rPr>
        <w:t xml:space="preserve">, B. M. Neale, W. Chen, H. Christiansen, I. </w:t>
      </w:r>
      <w:proofErr w:type="spellStart"/>
      <w:r w:rsidRPr="00C81C03">
        <w:rPr>
          <w:sz w:val="22"/>
          <w:szCs w:val="22"/>
        </w:rPr>
        <w:t>Gabriels</w:t>
      </w:r>
      <w:proofErr w:type="spellEnd"/>
      <w:r w:rsidRPr="00C81C03">
        <w:rPr>
          <w:sz w:val="22"/>
          <w:szCs w:val="22"/>
        </w:rPr>
        <w:t xml:space="preserve">, A. </w:t>
      </w:r>
      <w:proofErr w:type="spellStart"/>
      <w:r w:rsidRPr="00C81C03">
        <w:rPr>
          <w:sz w:val="22"/>
          <w:szCs w:val="22"/>
        </w:rPr>
        <w:t>Heise</w:t>
      </w:r>
      <w:proofErr w:type="spellEnd"/>
      <w:r w:rsidRPr="00C81C03">
        <w:rPr>
          <w:sz w:val="22"/>
          <w:szCs w:val="22"/>
        </w:rPr>
        <w:t xml:space="preserve">, S. </w:t>
      </w:r>
      <w:proofErr w:type="spellStart"/>
      <w:r w:rsidRPr="00C81C03">
        <w:rPr>
          <w:sz w:val="22"/>
          <w:szCs w:val="22"/>
        </w:rPr>
        <w:t>Meidad</w:t>
      </w:r>
      <w:proofErr w:type="spellEnd"/>
      <w:r w:rsidRPr="00C81C03">
        <w:rPr>
          <w:sz w:val="22"/>
          <w:szCs w:val="22"/>
        </w:rPr>
        <w:t xml:space="preserve">, U. C. Muller, H. </w:t>
      </w:r>
      <w:proofErr w:type="spellStart"/>
      <w:r w:rsidRPr="00C81C03">
        <w:rPr>
          <w:sz w:val="22"/>
          <w:szCs w:val="22"/>
        </w:rPr>
        <w:t>Uebel</w:t>
      </w:r>
      <w:proofErr w:type="spellEnd"/>
      <w:r w:rsidRPr="00C81C03">
        <w:rPr>
          <w:sz w:val="22"/>
          <w:szCs w:val="22"/>
        </w:rPr>
        <w:t xml:space="preserve">, T. </w:t>
      </w:r>
      <w:proofErr w:type="spellStart"/>
      <w:r w:rsidRPr="00C81C03">
        <w:rPr>
          <w:sz w:val="22"/>
          <w:szCs w:val="22"/>
        </w:rPr>
        <w:t>Banaschewski</w:t>
      </w:r>
      <w:proofErr w:type="spellEnd"/>
      <w:r w:rsidRPr="00C81C03">
        <w:rPr>
          <w:sz w:val="22"/>
          <w:szCs w:val="22"/>
        </w:rPr>
        <w:t xml:space="preserve">, I. Manor, R. </w:t>
      </w:r>
      <w:proofErr w:type="spellStart"/>
      <w:r w:rsidRPr="00C81C03">
        <w:rPr>
          <w:sz w:val="22"/>
          <w:szCs w:val="22"/>
        </w:rPr>
        <w:t>Oades</w:t>
      </w:r>
      <w:proofErr w:type="spellEnd"/>
      <w:r w:rsidRPr="00C81C03">
        <w:rPr>
          <w:sz w:val="22"/>
          <w:szCs w:val="22"/>
        </w:rPr>
        <w:t xml:space="preserve">, H. </w:t>
      </w:r>
      <w:proofErr w:type="spellStart"/>
      <w:r w:rsidRPr="00C81C03">
        <w:rPr>
          <w:sz w:val="22"/>
          <w:szCs w:val="22"/>
        </w:rPr>
        <w:t>Roeyers</w:t>
      </w:r>
      <w:proofErr w:type="spellEnd"/>
      <w:r w:rsidRPr="00C81C03">
        <w:rPr>
          <w:sz w:val="22"/>
          <w:szCs w:val="22"/>
        </w:rPr>
        <w:t xml:space="preserve">, A. </w:t>
      </w:r>
      <w:proofErr w:type="spellStart"/>
      <w:r w:rsidRPr="00C81C03">
        <w:rPr>
          <w:sz w:val="22"/>
          <w:szCs w:val="22"/>
        </w:rPr>
        <w:t>Rothenberger</w:t>
      </w:r>
      <w:proofErr w:type="spellEnd"/>
      <w:r w:rsidRPr="00C81C03">
        <w:rPr>
          <w:sz w:val="22"/>
          <w:szCs w:val="22"/>
        </w:rPr>
        <w:t xml:space="preserve">, P. Sham, H. C. </w:t>
      </w:r>
      <w:proofErr w:type="spellStart"/>
      <w:r w:rsidRPr="00C81C03">
        <w:rPr>
          <w:sz w:val="22"/>
          <w:szCs w:val="22"/>
        </w:rPr>
        <w:t>Steinhausen</w:t>
      </w:r>
      <w:proofErr w:type="spellEnd"/>
      <w:r w:rsidRPr="00C81C03">
        <w:rPr>
          <w:sz w:val="22"/>
          <w:szCs w:val="22"/>
        </w:rPr>
        <w:t xml:space="preserve">, P. </w:t>
      </w:r>
      <w:proofErr w:type="spellStart"/>
      <w:r w:rsidRPr="00C81C03">
        <w:rPr>
          <w:sz w:val="22"/>
          <w:szCs w:val="22"/>
        </w:rPr>
        <w:t>Asherson</w:t>
      </w:r>
      <w:proofErr w:type="spellEnd"/>
      <w:r w:rsidRPr="00C81C03">
        <w:rPr>
          <w:sz w:val="22"/>
          <w:szCs w:val="22"/>
        </w:rPr>
        <w:t xml:space="preserve">, and J. </w:t>
      </w:r>
      <w:proofErr w:type="spellStart"/>
      <w:r w:rsidRPr="00C81C03">
        <w:rPr>
          <w:sz w:val="22"/>
          <w:szCs w:val="22"/>
        </w:rPr>
        <w:t>Kuntsi</w:t>
      </w:r>
      <w:proofErr w:type="spellEnd"/>
      <w:r w:rsidRPr="00C81C03">
        <w:rPr>
          <w:sz w:val="22"/>
          <w:szCs w:val="22"/>
        </w:rPr>
        <w:t>. Reaction time performance in ADHD: improvement under fast-incentive condition and familial e</w:t>
      </w:r>
      <w:r w:rsidRPr="00C81C03">
        <w:rPr>
          <w:sz w:val="22"/>
          <w:szCs w:val="22"/>
        </w:rPr>
        <w:br/>
      </w:r>
      <w:proofErr w:type="spellStart"/>
      <w:r w:rsidRPr="00C81C03">
        <w:rPr>
          <w:sz w:val="22"/>
          <w:szCs w:val="22"/>
        </w:rPr>
        <w:t>ects</w:t>
      </w:r>
      <w:proofErr w:type="spellEnd"/>
      <w:r w:rsidRPr="00C81C03">
        <w:rPr>
          <w:sz w:val="22"/>
          <w:szCs w:val="22"/>
        </w:rPr>
        <w:t xml:space="preserve">. </w:t>
      </w:r>
      <w:proofErr w:type="spellStart"/>
      <w:r w:rsidRPr="00C81C03">
        <w:rPr>
          <w:sz w:val="22"/>
          <w:szCs w:val="22"/>
        </w:rPr>
        <w:t>Psychol</w:t>
      </w:r>
      <w:proofErr w:type="spellEnd"/>
      <w:r w:rsidRPr="00C81C03">
        <w:rPr>
          <w:sz w:val="22"/>
          <w:szCs w:val="22"/>
        </w:rPr>
        <w:t xml:space="preserve"> Med, 37(12):1703-1715, Dec 2007.</w:t>
      </w:r>
    </w:p>
    <w:p w:rsidR="00C15F17" w:rsidRPr="00C81C03" w:rsidRDefault="00C15F17" w:rsidP="00C15F17">
      <w:pPr>
        <w:pStyle w:val="BodyText"/>
        <w:rPr>
          <w:sz w:val="22"/>
          <w:szCs w:val="22"/>
        </w:rPr>
      </w:pPr>
      <w:r w:rsidRPr="00C81C03">
        <w:rPr>
          <w:sz w:val="22"/>
          <w:szCs w:val="22"/>
        </w:rPr>
        <w:t xml:space="preserve">[7] </w:t>
      </w:r>
      <w:proofErr w:type="spellStart"/>
      <w:r w:rsidRPr="00C81C03">
        <w:rPr>
          <w:sz w:val="22"/>
          <w:szCs w:val="22"/>
        </w:rPr>
        <w:t>Sanjana</w:t>
      </w:r>
      <w:proofErr w:type="spellEnd"/>
      <w:r w:rsidRPr="00C81C03">
        <w:rPr>
          <w:sz w:val="22"/>
          <w:szCs w:val="22"/>
        </w:rPr>
        <w:t xml:space="preserve"> Srivastava Jennifer Schumann </w:t>
      </w:r>
      <w:proofErr w:type="spellStart"/>
      <w:r w:rsidRPr="00C81C03">
        <w:rPr>
          <w:sz w:val="22"/>
          <w:szCs w:val="22"/>
        </w:rPr>
        <w:t>Jaideep</w:t>
      </w:r>
      <w:proofErr w:type="spellEnd"/>
      <w:r w:rsidRPr="00C81C03">
        <w:rPr>
          <w:sz w:val="22"/>
          <w:szCs w:val="22"/>
        </w:rPr>
        <w:t xml:space="preserve"> Srivastava Monika D. Heller, Kurt Roots and T. </w:t>
      </w:r>
      <w:proofErr w:type="spellStart"/>
      <w:r w:rsidRPr="00C81C03">
        <w:rPr>
          <w:sz w:val="22"/>
          <w:szCs w:val="22"/>
        </w:rPr>
        <w:t>Sigi</w:t>
      </w:r>
      <w:proofErr w:type="spellEnd"/>
      <w:r w:rsidRPr="00C81C03">
        <w:rPr>
          <w:sz w:val="22"/>
          <w:szCs w:val="22"/>
        </w:rPr>
        <w:t xml:space="preserve"> Hale. A machine learning-based analysis of game data for attention deficit hyperactivity disorder assessment. Games for Health Journal, 2(5):291-298, 2013.</w:t>
      </w:r>
    </w:p>
    <w:p w:rsidR="00C15F17" w:rsidRPr="00C81C03" w:rsidRDefault="00C15F17" w:rsidP="00C15F17">
      <w:pPr>
        <w:tabs>
          <w:tab w:val="left" w:pos="450"/>
          <w:tab w:val="left" w:pos="720"/>
        </w:tabs>
        <w:ind w:right="66"/>
        <w:rPr>
          <w:lang w:val="en-US"/>
        </w:rPr>
      </w:pPr>
      <w:r w:rsidRPr="00C81C03">
        <w:rPr>
          <w:lang w:val="en-US"/>
        </w:rPr>
        <w:tab/>
      </w:r>
    </w:p>
    <w:p w:rsidR="00C15F17" w:rsidRPr="00C81C03" w:rsidRDefault="00C15F17" w:rsidP="00C15F17">
      <w:pPr>
        <w:tabs>
          <w:tab w:val="left" w:pos="450"/>
          <w:tab w:val="left" w:pos="720"/>
        </w:tabs>
        <w:ind w:right="66"/>
        <w:rPr>
          <w:lang w:val="en-US"/>
        </w:rPr>
      </w:pPr>
    </w:p>
    <w:p w:rsidR="00C20A09" w:rsidRPr="00C81C03" w:rsidRDefault="00C20A09">
      <w:pPr>
        <w:rPr>
          <w:lang w:val="en-US"/>
        </w:rPr>
      </w:pPr>
    </w:p>
    <w:sectPr w:rsidR="00C20A09" w:rsidRPr="00C81C03">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17"/>
    <w:rsid w:val="000D7B7E"/>
    <w:rsid w:val="00107F0C"/>
    <w:rsid w:val="00121032"/>
    <w:rsid w:val="00133A7F"/>
    <w:rsid w:val="00151FD7"/>
    <w:rsid w:val="0019663C"/>
    <w:rsid w:val="00202D9F"/>
    <w:rsid w:val="00266DAC"/>
    <w:rsid w:val="00291930"/>
    <w:rsid w:val="002978D3"/>
    <w:rsid w:val="00390BE0"/>
    <w:rsid w:val="003B198B"/>
    <w:rsid w:val="003C61D2"/>
    <w:rsid w:val="004227BE"/>
    <w:rsid w:val="004642F8"/>
    <w:rsid w:val="004725C6"/>
    <w:rsid w:val="00482944"/>
    <w:rsid w:val="00484869"/>
    <w:rsid w:val="004D0401"/>
    <w:rsid w:val="0055496B"/>
    <w:rsid w:val="00572B81"/>
    <w:rsid w:val="00580D87"/>
    <w:rsid w:val="005900CD"/>
    <w:rsid w:val="005A6A29"/>
    <w:rsid w:val="005B33AA"/>
    <w:rsid w:val="005E092D"/>
    <w:rsid w:val="005F761A"/>
    <w:rsid w:val="006D0C90"/>
    <w:rsid w:val="0073041F"/>
    <w:rsid w:val="00774089"/>
    <w:rsid w:val="007A7B1E"/>
    <w:rsid w:val="007E280B"/>
    <w:rsid w:val="008551A6"/>
    <w:rsid w:val="0085798B"/>
    <w:rsid w:val="00875FB1"/>
    <w:rsid w:val="00935501"/>
    <w:rsid w:val="00961039"/>
    <w:rsid w:val="00985A97"/>
    <w:rsid w:val="009A003A"/>
    <w:rsid w:val="009E6CF6"/>
    <w:rsid w:val="00A179C2"/>
    <w:rsid w:val="00A75C50"/>
    <w:rsid w:val="00A91E6B"/>
    <w:rsid w:val="00AC496B"/>
    <w:rsid w:val="00AE073D"/>
    <w:rsid w:val="00AE0CB8"/>
    <w:rsid w:val="00B07E8B"/>
    <w:rsid w:val="00B83E44"/>
    <w:rsid w:val="00B96CBA"/>
    <w:rsid w:val="00BB1A19"/>
    <w:rsid w:val="00BD616B"/>
    <w:rsid w:val="00BE7A3F"/>
    <w:rsid w:val="00C104CF"/>
    <w:rsid w:val="00C15F17"/>
    <w:rsid w:val="00C20A09"/>
    <w:rsid w:val="00C27645"/>
    <w:rsid w:val="00C8186E"/>
    <w:rsid w:val="00C81C03"/>
    <w:rsid w:val="00C92188"/>
    <w:rsid w:val="00CD1D3F"/>
    <w:rsid w:val="00D13F8A"/>
    <w:rsid w:val="00D41A9A"/>
    <w:rsid w:val="00DD5BAA"/>
    <w:rsid w:val="00E30783"/>
    <w:rsid w:val="00E50401"/>
    <w:rsid w:val="00E5096C"/>
    <w:rsid w:val="00EB111D"/>
    <w:rsid w:val="00ED29D8"/>
    <w:rsid w:val="00F12E07"/>
    <w:rsid w:val="00F43874"/>
    <w:rsid w:val="00F605F3"/>
    <w:rsid w:val="00FA1E0D"/>
    <w:rsid w:val="00FD0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86D5A3-DC4E-4709-9CDF-2CC55E51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7</Pages>
  <Words>3945</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Jonathan Kissinger</cp:lastModifiedBy>
  <cp:revision>68</cp:revision>
  <dcterms:created xsi:type="dcterms:W3CDTF">2014-11-21T16:01:00Z</dcterms:created>
  <dcterms:modified xsi:type="dcterms:W3CDTF">2014-11-25T07:01:00Z</dcterms:modified>
</cp:coreProperties>
</file>